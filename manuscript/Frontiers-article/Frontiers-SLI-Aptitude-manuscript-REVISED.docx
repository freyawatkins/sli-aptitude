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23124" w14:textId="2FCFE706" w:rsidR="00016AD3" w:rsidRDefault="008742D2">
      <w:pPr>
        <w:pStyle w:val="Title"/>
      </w:pPr>
      <w:del w:id="0" w:author="Freya Watkins (PhD Psychology Lab PT)" w:date="2022-07-12T09:36:00Z">
        <w:r w:rsidDel="00C13906">
          <w:delText>Language aptitude in the visuospatial modality: L2 British Sign Language acquisition and cognitive skills in BSL-English interpreting students</w:delText>
        </w:r>
      </w:del>
    </w:p>
    <w:p w14:paraId="7CF40073" w14:textId="77777777" w:rsidR="00016AD3" w:rsidRDefault="008742D2">
      <w:pPr>
        <w:pBdr>
          <w:top w:val="nil"/>
          <w:left w:val="nil"/>
          <w:bottom w:val="nil"/>
          <w:right w:val="nil"/>
          <w:between w:val="nil"/>
        </w:pBdr>
        <w:spacing w:before="240"/>
        <w:rPr>
          <w:b/>
          <w:color w:val="000000"/>
        </w:rPr>
      </w:pPr>
      <w:bookmarkStart w:id="1" w:name="_Hlk108511018"/>
      <w:r>
        <w:rPr>
          <w:b/>
        </w:rPr>
        <w:t>Freya Watkins</w:t>
      </w:r>
      <w:r>
        <w:rPr>
          <w:b/>
          <w:color w:val="000000"/>
          <w:vertAlign w:val="superscript"/>
        </w:rPr>
        <w:t>1</w:t>
      </w:r>
      <w:r>
        <w:rPr>
          <w:b/>
          <w:color w:val="000000"/>
        </w:rPr>
        <w:t xml:space="preserve">, </w:t>
      </w:r>
      <w:r>
        <w:rPr>
          <w:b/>
        </w:rPr>
        <w:t>Stacey Webb</w:t>
      </w:r>
      <w:r>
        <w:rPr>
          <w:b/>
          <w:vertAlign w:val="superscript"/>
        </w:rPr>
        <w:t>2</w:t>
      </w:r>
      <w:r>
        <w:rPr>
          <w:b/>
        </w:rPr>
        <w:t>, Christopher Stone</w:t>
      </w:r>
      <w:r>
        <w:rPr>
          <w:b/>
          <w:vertAlign w:val="superscript"/>
        </w:rPr>
        <w:t>3</w:t>
      </w:r>
      <w:r>
        <w:rPr>
          <w:b/>
        </w:rPr>
        <w:t>, Robin L. Thompson</w:t>
      </w:r>
      <w:r>
        <w:rPr>
          <w:b/>
          <w:vertAlign w:val="superscript"/>
        </w:rPr>
        <w:t>1</w:t>
      </w:r>
      <w:r>
        <w:rPr>
          <w:b/>
          <w:color w:val="000000"/>
          <w:vertAlign w:val="superscript"/>
        </w:rPr>
        <w:t>*</w:t>
      </w:r>
    </w:p>
    <w:p w14:paraId="37C23BD5" w14:textId="77777777" w:rsidR="00016AD3" w:rsidRDefault="008742D2">
      <w:pPr>
        <w:spacing w:before="240" w:after="0"/>
        <w:rPr>
          <w:b/>
        </w:rPr>
      </w:pPr>
      <w:bookmarkStart w:id="2" w:name="_Hlk108511027"/>
      <w:bookmarkEnd w:id="1"/>
      <w:r>
        <w:rPr>
          <w:vertAlign w:val="superscript"/>
        </w:rPr>
        <w:t>1</w:t>
      </w:r>
      <w:r>
        <w:t>Multimodal Multilingual Language Processing Lab, School of Psychology, University of Birmingham, Birmingham, UK</w:t>
      </w:r>
    </w:p>
    <w:p w14:paraId="317E1E31" w14:textId="77777777" w:rsidR="00016AD3" w:rsidRDefault="008742D2">
      <w:pPr>
        <w:spacing w:after="0"/>
      </w:pPr>
      <w:r>
        <w:rPr>
          <w:vertAlign w:val="superscript"/>
        </w:rPr>
        <w:t>2</w:t>
      </w:r>
      <w:r>
        <w:t>School of Social Sciences, Languages &amp; Intercultural Studies, Heriot-Watt University, Edinburgh, UK</w:t>
      </w:r>
    </w:p>
    <w:p w14:paraId="4E590009" w14:textId="77777777" w:rsidR="00016AD3" w:rsidRDefault="008742D2">
      <w:pPr>
        <w:spacing w:after="0"/>
      </w:pPr>
      <w:r>
        <w:rPr>
          <w:vertAlign w:val="superscript"/>
        </w:rPr>
        <w:t>3</w:t>
      </w:r>
      <w:r>
        <w:t>School of Social, Historical and Political Studies, University of Wolverhampton, Wolverhampton, UK</w:t>
      </w:r>
    </w:p>
    <w:bookmarkEnd w:id="2"/>
    <w:p w14:paraId="476348FD" w14:textId="77777777" w:rsidR="00016AD3" w:rsidRDefault="008742D2">
      <w:pPr>
        <w:spacing w:before="240" w:after="0"/>
        <w:rPr>
          <w:b/>
        </w:rPr>
      </w:pPr>
      <w:r>
        <w:rPr>
          <w:b/>
        </w:rPr>
        <w:t xml:space="preserve">* Correspondence: </w:t>
      </w:r>
      <w:r>
        <w:rPr>
          <w:b/>
        </w:rPr>
        <w:br/>
      </w:r>
      <w:bookmarkStart w:id="3" w:name="_Hlk108511034"/>
      <w:r>
        <w:t>Robin L. Thompson</w:t>
      </w:r>
      <w:r>
        <w:br/>
        <w:t>r.thompson@bham.ac.uk</w:t>
      </w:r>
      <w:bookmarkEnd w:id="3"/>
    </w:p>
    <w:p w14:paraId="46F3E515" w14:textId="77777777" w:rsidR="00016AD3" w:rsidRDefault="008742D2">
      <w:pPr>
        <w:pBdr>
          <w:top w:val="nil"/>
          <w:left w:val="nil"/>
          <w:bottom w:val="nil"/>
          <w:right w:val="nil"/>
          <w:between w:val="nil"/>
        </w:pBdr>
        <w:spacing w:before="240"/>
        <w:rPr>
          <w:b/>
          <w:color w:val="000000"/>
        </w:rPr>
      </w:pPr>
      <w:r>
        <w:rPr>
          <w:b/>
          <w:color w:val="000000"/>
        </w:rPr>
        <w:t xml:space="preserve">Keywords: </w:t>
      </w:r>
      <w:bookmarkStart w:id="4" w:name="_Hlk108511047"/>
      <w:r>
        <w:rPr>
          <w:b/>
        </w:rPr>
        <w:t>sign language</w:t>
      </w:r>
      <w:r>
        <w:rPr>
          <w:b/>
          <w:color w:val="000000"/>
        </w:rPr>
        <w:t xml:space="preserve">, </w:t>
      </w:r>
      <w:r>
        <w:rPr>
          <w:b/>
        </w:rPr>
        <w:t>interpreting</w:t>
      </w:r>
      <w:r>
        <w:rPr>
          <w:b/>
          <w:color w:val="000000"/>
        </w:rPr>
        <w:t xml:space="preserve">, cognition, language </w:t>
      </w:r>
      <w:r>
        <w:rPr>
          <w:b/>
        </w:rPr>
        <w:t>aptitude</w:t>
      </w:r>
      <w:r>
        <w:rPr>
          <w:b/>
          <w:color w:val="000000"/>
        </w:rPr>
        <w:t xml:space="preserve">, L2 </w:t>
      </w:r>
      <w:r>
        <w:rPr>
          <w:b/>
        </w:rPr>
        <w:t>acquisition</w:t>
      </w:r>
      <w:bookmarkEnd w:id="4"/>
    </w:p>
    <w:p w14:paraId="15A821EF" w14:textId="77777777" w:rsidR="00016AD3" w:rsidRDefault="008742D2">
      <w:pPr>
        <w:pStyle w:val="Heading1"/>
      </w:pPr>
      <w:bookmarkStart w:id="5" w:name="_heading=h.xikcx7wio0pz" w:colFirst="0" w:colLast="0"/>
      <w:bookmarkEnd w:id="5"/>
      <w:r>
        <w:t>Abstract</w:t>
      </w:r>
    </w:p>
    <w:p w14:paraId="6E2A965A" w14:textId="285558AD" w:rsidR="00016AD3" w:rsidRDefault="008742D2">
      <w:bookmarkStart w:id="6" w:name="_Hlk108511104"/>
      <w:bookmarkStart w:id="7" w:name="_Hlk108511119"/>
      <w:bookmarkStart w:id="8" w:name="_Hlk108511162"/>
      <w:r>
        <w:t xml:space="preserve">Sign language interpreting (SLI) is a cognitively challenging task performed mostly by second language learners (i.e., not </w:t>
      </w:r>
      <w:del w:id="9" w:author="Freya Watkins (PhD Psychology Lab PT)" w:date="2022-07-11T10:10:00Z">
        <w:r w:rsidDel="003B7778">
          <w:delText xml:space="preserve">native </w:delText>
        </w:r>
      </w:del>
      <w:ins w:id="10" w:author="Freya Watkins (PhD Psychology Lab PT)" w:date="2022-07-11T10:10:00Z">
        <w:r w:rsidR="003B7778">
          <w:t>raised using a sign language as a home language</w:t>
        </w:r>
      </w:ins>
      <w:del w:id="11" w:author="Freya Watkins (PhD Psychology Lab PT)" w:date="2022-07-11T10:10:00Z">
        <w:r w:rsidDel="003B7778">
          <w:delText>signers</w:delText>
        </w:r>
      </w:del>
      <w:r>
        <w:t xml:space="preserve">). SLI students must first gain language fluency in a new visuospatial modality and then move between spoken and signed modalities as they interpret. As a result, many students plateau before reaching working fluency and training program drop-out rates are high. However, we know little about the requisite skills to become a successful interpreter: the few existing studies investigating SLI aptitude in terms of linguistic and cognitive skills lack baseline measures. Here we report a three-year </w:t>
      </w:r>
      <w:ins w:id="12" w:author="Freya Watkins" w:date="2022-06-27T17:16:00Z">
        <w:r>
          <w:t xml:space="preserve">exploratory </w:t>
        </w:r>
      </w:ins>
      <w:r>
        <w:t>longitudinal skills assessments study with British Sign Language-English SLI students at two universities (</w:t>
      </w:r>
      <w:r>
        <w:rPr>
          <w:i/>
        </w:rPr>
        <w:t>n</w:t>
      </w:r>
      <w:r>
        <w:t xml:space="preserve">=33). Our aims were two-fold: first to better understand the prerequisite skills that lead to successful SLI outcomes; second to better understand how signing and interpreting skills impact other aspects of cognition. A battery of tasks was completed at four time points to assess skills including but not limited to: multimodal and unimodal working memory, 2-dimensional and 3-dimensional mental </w:t>
      </w:r>
      <w:proofErr w:type="gramStart"/>
      <w:r>
        <w:t>rotation</w:t>
      </w:r>
      <w:proofErr w:type="gramEnd"/>
      <w:r>
        <w:t xml:space="preserve"> and English comprehension. Dependent measures were BSL and SLI course grades, BSL reproduction tests and consecutive SLI tasks. Results reveal that initial BSL proficiency and 2D mental rotation were associated with selection for the degree program, while visuospatial working memory was linked to continuing with the program. 3D mental rotation improved over the course of the degree, alongside some limited gains in auditory, </w:t>
      </w:r>
      <w:proofErr w:type="gramStart"/>
      <w:r>
        <w:t>visuospatial</w:t>
      </w:r>
      <w:proofErr w:type="gramEnd"/>
      <w:r>
        <w:t xml:space="preserve"> and multimodal working memory tasks. Visuospatial working memory and mental rotation were the skills closest associated with BSL and SLI outcomes, in particular those tasks involving sign language production, thus highlighting the importance of cognition related to the visuospatial modality. These </w:t>
      </w:r>
      <w:ins w:id="13" w:author="Freya Watkins" w:date="2022-06-27T17:16:00Z">
        <w:r>
          <w:t xml:space="preserve">preliminary </w:t>
        </w:r>
      </w:ins>
      <w:r>
        <w:t xml:space="preserve">data will inform SLI training programs from applicant selection through to curriculum </w:t>
      </w:r>
      <w:bookmarkEnd w:id="8"/>
      <w:r>
        <w:t>design.</w:t>
      </w:r>
      <w:bookmarkEnd w:id="7"/>
    </w:p>
    <w:bookmarkEnd w:id="6"/>
    <w:p w14:paraId="72D6F44D" w14:textId="77777777" w:rsidR="00016AD3" w:rsidRDefault="008742D2">
      <w:pPr>
        <w:pStyle w:val="Heading1"/>
        <w:ind w:left="0" w:firstLine="0"/>
      </w:pPr>
      <w:r>
        <w:t xml:space="preserve">Introduction </w:t>
      </w:r>
    </w:p>
    <w:p w14:paraId="3B6726AF" w14:textId="77777777" w:rsidR="00016AD3" w:rsidRDefault="008742D2">
      <w:pPr>
        <w:pStyle w:val="Heading2"/>
      </w:pPr>
      <w:bookmarkStart w:id="14" w:name="_heading=h.rnml613a1ejt" w:colFirst="0" w:colLast="0"/>
      <w:bookmarkStart w:id="15" w:name="_Hlk108511492"/>
      <w:bookmarkEnd w:id="14"/>
      <w:r>
        <w:lastRenderedPageBreak/>
        <w:t>Background and situation of SLI training in universities</w:t>
      </w:r>
      <w:bookmarkEnd w:id="15"/>
    </w:p>
    <w:p w14:paraId="7F43D306" w14:textId="49234FA5" w:rsidR="00016AD3" w:rsidRDefault="008742D2">
      <w:bookmarkStart w:id="16" w:name="_Hlk108511532"/>
      <w:r>
        <w:t xml:space="preserve">Sign language interpreting (SLI) is known to be a uniquely challenging task, but few studies have investigated the linguistic and cognitive skills that make a prospective </w:t>
      </w:r>
      <w:ins w:id="17" w:author="Freya Watkins (PhD Psychology Lab PT)" w:date="2022-07-11T10:11:00Z">
        <w:r w:rsidR="003B7778">
          <w:t xml:space="preserve">student </w:t>
        </w:r>
      </w:ins>
      <w:r>
        <w:t>interpreter more likely to succeed. In Great Britain, one of the main routes to becoming a sign language interpreter is completing a three to four-year SLI undergraduate degree, where students acquire the target sign language (British Sign Language; BSL) alongside developing their interpreting skills. Both sign language learning and learning to interpret are challenging and distinct endeavors and likely due to this challenge, SLI degree programs suffer from high drop-out rates (see e.g</w:t>
      </w:r>
      <w:r w:rsidR="00F25C9F">
        <w:t>.</w:t>
      </w:r>
      <w:r>
        <w:t xml:space="preserve"> </w:t>
      </w:r>
      <w:proofErr w:type="spellStart"/>
      <w:r>
        <w:t>Grbić</w:t>
      </w:r>
      <w:proofErr w:type="spellEnd"/>
      <w:r>
        <w:t xml:space="preserve">, 2009; Leitner, 2012; </w:t>
      </w:r>
      <w:proofErr w:type="spellStart"/>
      <w:r>
        <w:t>Huhtinen</w:t>
      </w:r>
      <w:proofErr w:type="spellEnd"/>
      <w:r>
        <w:t>, 2014). First, unlike spoken language interpreting, where many interpreters are bilingual in both their working languages from an early age, the majority of SLI students do not enter programs with pre-existing sign language fluency and thus their initial second language (L2) acquisition occurs within a university, and not community, context (</w:t>
      </w:r>
      <w:proofErr w:type="spellStart"/>
      <w:r>
        <w:t>Cokely</w:t>
      </w:r>
      <w:proofErr w:type="spellEnd"/>
      <w:r w:rsidR="00F25C9F">
        <w:t>,</w:t>
      </w:r>
      <w:r>
        <w:t xml:space="preserve"> 1986; Peterson, 1999; </w:t>
      </w:r>
      <w:proofErr w:type="spellStart"/>
      <w:r>
        <w:t>Monikowski</w:t>
      </w:r>
      <w:proofErr w:type="spellEnd"/>
      <w:r>
        <w:t xml:space="preserve"> and Peterson, 2005). Further, there may be special challenges involved in learning an L2 in a different modality. Concerningly, there is evidence that the academic demands of SLI degrees mean that students have fewer opportunities to engage with the deaf community (</w:t>
      </w:r>
      <w:proofErr w:type="spellStart"/>
      <w:r>
        <w:t>Pivac</w:t>
      </w:r>
      <w:proofErr w:type="spellEnd"/>
      <w:r>
        <w:t xml:space="preserve">, 2014); that SLI students overestimate their sign language fluency and interpreting skills (Beal et al., 2018; Robinson and </w:t>
      </w:r>
      <w:proofErr w:type="spellStart"/>
      <w:r>
        <w:t>Henner</w:t>
      </w:r>
      <w:proofErr w:type="spellEnd"/>
      <w:r w:rsidR="00F25C9F">
        <w:t>,</w:t>
      </w:r>
      <w:r>
        <w:t xml:space="preserve"> 2018); and that many do not attain working sign language fluency even by the end of their degree programs (see e.g. Volk, 2014). Together, these contribute to a gap between SLI training completion and competent practice (Witter-</w:t>
      </w:r>
      <w:proofErr w:type="spellStart"/>
      <w:r>
        <w:t>Merithew</w:t>
      </w:r>
      <w:proofErr w:type="spellEnd"/>
      <w:r>
        <w:t xml:space="preserve"> and Johnson, 2005).</w:t>
      </w:r>
    </w:p>
    <w:p w14:paraId="68038A02" w14:textId="2455C4FB" w:rsidR="00016AD3" w:rsidRDefault="008742D2">
      <w:r>
        <w:t xml:space="preserve">As well as learning a L2 in a new modality during their degree program, SLI students also </w:t>
      </w:r>
      <w:proofErr w:type="gramStart"/>
      <w:r>
        <w:t>have to</w:t>
      </w:r>
      <w:proofErr w:type="gramEnd"/>
      <w:r>
        <w:t xml:space="preserve"> learn how to interpret. SLI is both cognitively and linguistically demanding, involving simultaneous use of two languages in two different modalities (Padden, 2000). However, there is </w:t>
      </w:r>
      <w:ins w:id="18" w:author="Freya Watkins" w:date="2022-06-09T07:50:00Z">
        <w:r>
          <w:t>minimal</w:t>
        </w:r>
      </w:ins>
      <w:del w:id="19" w:author="Freya Watkins" w:date="2022-06-09T07:50:00Z">
        <w:r>
          <w:delText>a lack of</w:delText>
        </w:r>
      </w:del>
      <w:r>
        <w:t xml:space="preserve"> research into whether a cognitive aptitude profile exists for L2 SLI students embarking on study with the aim of reaching professional fluency. </w:t>
      </w:r>
      <w:ins w:id="20" w:author="Freya Watkins" w:date="2022-06-09T07:50:00Z">
        <w:r>
          <w:t xml:space="preserve">Here we follow López Gómez et al. (2007), who found that perceptual-motor skills and cognitive verbal abilities played a greater role than personality in predicting SLI students’ sign language proficiency, suggesting that greater focus should be placed on cognitive predictors of signing and interpreting outcomes, as does Stone (2017). </w:t>
        </w:r>
      </w:ins>
      <w:r>
        <w:t xml:space="preserve">While a lot of research on cognitive aptitude for spoken interpreters exists, some of this is modality-specific </w:t>
      </w:r>
      <w:ins w:id="21" w:author="Freya Watkins" w:date="2022-06-09T07:55:00Z">
        <w:r>
          <w:t xml:space="preserve">and only applicable </w:t>
        </w:r>
      </w:ins>
      <w:r>
        <w:t>to the spoken-language aspects of SLI</w:t>
      </w:r>
      <w:del w:id="22" w:author="Freya Watkins (PhD Psychology Lab PT)" w:date="2022-07-11T10:11:00Z">
        <w:r w:rsidDel="003B7778">
          <w:delText xml:space="preserve">, </w:delText>
        </w:r>
      </w:del>
      <w:ins w:id="23" w:author="Freya Watkins (PhD Psychology Lab PT)" w:date="2022-07-11T10:11:00Z">
        <w:r w:rsidR="003B7778">
          <w:t>. It</w:t>
        </w:r>
      </w:ins>
      <w:del w:id="24" w:author="Freya Watkins (PhD Psychology Lab PT)" w:date="2022-07-11T10:11:00Z">
        <w:r w:rsidDel="003B7778">
          <w:delText>and</w:delText>
        </w:r>
      </w:del>
      <w:r>
        <w:t xml:space="preserve"> is </w:t>
      </w:r>
      <w:ins w:id="25" w:author="Freya Watkins (PhD Psychology Lab PT)" w:date="2022-07-11T10:11:00Z">
        <w:r w:rsidR="003B7778">
          <w:t xml:space="preserve">also </w:t>
        </w:r>
      </w:ins>
      <w:r>
        <w:t xml:space="preserve">less informative regarding the cognitive and linguistic skills required to interpret sign language in the visuospatial modality. Another important difference is that spoken language interpreters work primarily from their L2 into their L1, whereas most signed language interpreters work primarily from spoken L1 into signed L2 (Nicodemus and </w:t>
      </w:r>
      <w:proofErr w:type="spellStart"/>
      <w:r>
        <w:t>Emmorey</w:t>
      </w:r>
      <w:proofErr w:type="spellEnd"/>
      <w:r>
        <w:t xml:space="preserve">, 2013). Assessing linguistic and cognitive aptitude for SLI prior to entry into interpreter training programs could help reduce drop-out rates, and minimize the rehousing of struggling SLI degree students into Deaf Studies programs (Stone, 2017), and would ultimately save a lot of time, both for instructors and students. According to </w:t>
      </w:r>
      <w:proofErr w:type="spellStart"/>
      <w:r>
        <w:t>Grbić</w:t>
      </w:r>
      <w:proofErr w:type="spellEnd"/>
      <w:r>
        <w:t xml:space="preserve"> (2009), beginner SLI students are often motivated by “social goodwill” but are less aware of the cognitive, </w:t>
      </w:r>
      <w:proofErr w:type="gramStart"/>
      <w:r>
        <w:t>social</w:t>
      </w:r>
      <w:proofErr w:type="gramEnd"/>
      <w:r>
        <w:t xml:space="preserve"> and emotional demands of SLI, which initial pre-screening may help to highlight. Assessment at intake is thus not aimed at discouraging L2 sign language learning or potential SLI students, but instead encourages them to recognize as early as possible that SLI is challenging for various reasons. </w:t>
      </w:r>
    </w:p>
    <w:p w14:paraId="76B231CB" w14:textId="7240AA38" w:rsidR="001D755F" w:rsidRDefault="008742D2">
      <w:pPr>
        <w:rPr>
          <w:ins w:id="26" w:author="Freya Watkins (PhD Psychology Lab PT)" w:date="2022-07-11T10:13:00Z"/>
        </w:rPr>
      </w:pPr>
      <w:r>
        <w:t>Importantly, incomplete L2 signed language acquisition or insufficient skill in interpreting results in a lack of language access for deaf people who</w:t>
      </w:r>
      <w:ins w:id="27" w:author="Freya Watkins (PhD Psychology Lab PT)" w:date="2022-07-11T10:12:00Z">
        <w:r w:rsidR="001D755F">
          <w:t xml:space="preserve"> may</w:t>
        </w:r>
      </w:ins>
      <w:r>
        <w:t xml:space="preserve"> use SLI services</w:t>
      </w:r>
      <w:ins w:id="28" w:author="Freya Watkins" w:date="2022-06-22T10:45:00Z">
        <w:r>
          <w:t xml:space="preserve"> and</w:t>
        </w:r>
      </w:ins>
      <w:ins w:id="29" w:author="Freya Watkins (PhD Psychology Lab PT)" w:date="2022-07-11T10:12:00Z">
        <w:r w:rsidR="001D755F">
          <w:t xml:space="preserve"> wh</w:t>
        </w:r>
      </w:ins>
      <w:ins w:id="30" w:author="Freya Watkins (PhD Psychology Lab PT)" w:date="2022-07-11T10:13:00Z">
        <w:r w:rsidR="001D755F">
          <w:t>en interacting with</w:t>
        </w:r>
      </w:ins>
      <w:ins w:id="31" w:author="Freya Watkins" w:date="2022-06-22T10:45:00Z">
        <w:r>
          <w:t xml:space="preserve"> hearing people who don’t sign</w:t>
        </w:r>
      </w:ins>
      <w:r>
        <w:t xml:space="preserve">. In the UK, demand for SLI services frequently exceeds supply (DWP, 2017). This can in turn lead to the use of unqualified, non-professional language brokers who do not meet the national standards for interpreting (CFA, 2012). Understanding the linguistic and cognitive </w:t>
      </w:r>
      <w:r>
        <w:lastRenderedPageBreak/>
        <w:t xml:space="preserve">factors which are important for both successful L2 signed language acquisition and high-level interpreting </w:t>
      </w:r>
      <w:del w:id="32" w:author="Freya Watkins (PhD Psychology Lab PT)" w:date="2022-07-11T10:13:00Z">
        <w:r w:rsidDel="001D755F">
          <w:delText xml:space="preserve">skill </w:delText>
        </w:r>
      </w:del>
      <w:r>
        <w:t xml:space="preserve">is thus key to improving access for deaf people. </w:t>
      </w:r>
    </w:p>
    <w:p w14:paraId="6AD2603E" w14:textId="5FAA2D33" w:rsidR="00016AD3" w:rsidRDefault="008742D2">
      <w:r>
        <w:t xml:space="preserve">Furthermore, training SLI students involves a significant financial investment. Whether students self-fund their studies or are supported by government grants, it is vital to ensure that the limited resources in SLI training (Webb, 2017) are used sensibly and </w:t>
      </w:r>
      <w:ins w:id="33" w:author="Freya Watkins (PhD Psychology Lab PT)" w:date="2022-07-11T10:14:00Z">
        <w:r w:rsidR="001D755F">
          <w:t xml:space="preserve">that </w:t>
        </w:r>
      </w:ins>
      <w:r>
        <w:t>those students with optimum potential are supported. As Hunt and Nicodemus (2014) point out: “[o]</w:t>
      </w:r>
      <w:proofErr w:type="spellStart"/>
      <w:r>
        <w:t>ne</w:t>
      </w:r>
      <w:proofErr w:type="spellEnd"/>
      <w:r>
        <w:t xml:space="preserve"> of the problems with gatekeeping is timing; by the time a student gives evidence that they are not suitable, they have already invested a great deal of time and money in their degree.” While aptitude testing </w:t>
      </w:r>
      <w:r w:rsidR="00F25C9F">
        <w:t xml:space="preserve">on admission </w:t>
      </w:r>
      <w:r>
        <w:t xml:space="preserve">is considered integral and is standard practice in spoken language interpreting courses (see e.g. </w:t>
      </w:r>
      <w:proofErr w:type="spellStart"/>
      <w:r>
        <w:t>Timarová</w:t>
      </w:r>
      <w:proofErr w:type="spellEnd"/>
      <w:r>
        <w:t xml:space="preserve"> and </w:t>
      </w:r>
      <w:proofErr w:type="spellStart"/>
      <w:r>
        <w:t>Ungoed</w:t>
      </w:r>
      <w:proofErr w:type="spellEnd"/>
      <w:r>
        <w:t>-Thomas, 2008), SLI degree programs in the UK do not presently use any research-informed methods to test applicants in terms of their suitability (Stone, 2017). In the US, the assessment of cognitive skills was found to be only a minor aspect of US SLI programs’ entrance requirements (Marks, 2014), with most institutions focusing only on American Sign Language (ASL) and English skills</w:t>
      </w:r>
      <w:del w:id="34" w:author="Freya Watkins (PhD Psychology Lab PT)" w:date="2022-07-11T10:14:00Z">
        <w:r w:rsidDel="001D755F">
          <w:delText>, and i</w:delText>
        </w:r>
      </w:del>
      <w:ins w:id="35" w:author="Freya Watkins (PhD Psychology Lab PT)" w:date="2022-07-11T10:14:00Z">
        <w:r w:rsidR="001D755F">
          <w:t xml:space="preserve"> I</w:t>
        </w:r>
      </w:ins>
      <w:r>
        <w:t>n Australia, initial SLI degree screening has been found to be informal and often not evidence-based (</w:t>
      </w:r>
      <w:proofErr w:type="spellStart"/>
      <w:r>
        <w:t>Bontempo</w:t>
      </w:r>
      <w:proofErr w:type="spellEnd"/>
      <w:r>
        <w:t xml:space="preserve"> and Napier, 2009). Initial data on which cognitive and linguistic assessments are likely related to SLI aptitude would therefore also be a benefit to prospective students and SLI programs.</w:t>
      </w:r>
    </w:p>
    <w:p w14:paraId="23C30B7C" w14:textId="77777777" w:rsidR="00016AD3" w:rsidRDefault="008742D2">
      <w:pPr>
        <w:pStyle w:val="Heading2"/>
      </w:pPr>
      <w:bookmarkStart w:id="36" w:name="_heading=h.lzn8bvxudag" w:colFirst="0" w:colLast="0"/>
      <w:bookmarkEnd w:id="16"/>
      <w:bookmarkEnd w:id="36"/>
      <w:r>
        <w:t>Cognitive and linguistic skills in spoken language interpreting</w:t>
      </w:r>
    </w:p>
    <w:p w14:paraId="0C9C4953" w14:textId="416B0307" w:rsidR="00016AD3" w:rsidRDefault="008742D2">
      <w:r>
        <w:t xml:space="preserve">In spoken language interpreting, it has long been known that cognition skills like working memory and cognitive load are vital to the interpreting process (see e.g. </w:t>
      </w:r>
      <w:proofErr w:type="spellStart"/>
      <w:r>
        <w:t>Gile</w:t>
      </w:r>
      <w:proofErr w:type="spellEnd"/>
      <w:r>
        <w:t xml:space="preserve">, 1997) and thus an important consideration for interpreter educators. As a result, cognitive aptitude for spoken language interpreting has been investigated to a greater extent than for SLI and research now spans several decades (for review, see Russo, 2011). This means that some aptitude test batteries have been validated for their reliability and are now widely used to screen spoken language interpreting trainee candidates or for intensive language training programs. For example, many interpreter training programs use long-standing commercial aptitude batteries like the Modern Language Aptitude Test (MLAT, Carroll and </w:t>
      </w:r>
      <w:proofErr w:type="spellStart"/>
      <w:r>
        <w:t>Sapon</w:t>
      </w:r>
      <w:proofErr w:type="spellEnd"/>
      <w:r>
        <w:t xml:space="preserve">, 1959; Carroll et al., 2010) or the </w:t>
      </w:r>
      <w:proofErr w:type="spellStart"/>
      <w:r>
        <w:t>Pimsleur</w:t>
      </w:r>
      <w:proofErr w:type="spellEnd"/>
      <w:r>
        <w:t xml:space="preserve"> Language Aptitude Battery (</w:t>
      </w:r>
      <w:proofErr w:type="spellStart"/>
      <w:r>
        <w:t>Pimsleur</w:t>
      </w:r>
      <w:proofErr w:type="spellEnd"/>
      <w:r>
        <w:t>, 1966), which include tasks involving learning new vocabulary and phonetic discrimination.</w:t>
      </w:r>
      <w:r>
        <w:br/>
      </w:r>
      <w:r>
        <w:br/>
        <w:t xml:space="preserve">More recently, research has focused </w:t>
      </w:r>
      <w:proofErr w:type="gramStart"/>
      <w:r>
        <w:t>in particular on</w:t>
      </w:r>
      <w:proofErr w:type="gramEnd"/>
      <w:r>
        <w:t xml:space="preserve"> the importance of working memory (WM) in spoken language interpreting, however the findings are mixed. Both improvements in WM after interpreting training (Babcock et al., 2017; </w:t>
      </w:r>
      <w:proofErr w:type="spellStart"/>
      <w:r>
        <w:t>Chmiel</w:t>
      </w:r>
      <w:proofErr w:type="spellEnd"/>
      <w:r>
        <w:t xml:space="preserve">, 2018; </w:t>
      </w:r>
      <w:proofErr w:type="spellStart"/>
      <w:r>
        <w:t>Christoffels</w:t>
      </w:r>
      <w:proofErr w:type="spellEnd"/>
      <w:r>
        <w:t xml:space="preserve">, de Groot and Kroll, 2006) and WM effects on simultaneous interpreting fluency (Lin, </w:t>
      </w:r>
      <w:proofErr w:type="spellStart"/>
      <w:r>
        <w:t>Lv</w:t>
      </w:r>
      <w:proofErr w:type="spellEnd"/>
      <w:r>
        <w:t xml:space="preserve"> and Liang, 2018) have been reported. Auditory WM has also been shown to be more important than social factors like personality in simultaneous spoken language interpreting (</w:t>
      </w:r>
      <w:proofErr w:type="spellStart"/>
      <w:r>
        <w:t>Anssari-Naim</w:t>
      </w:r>
      <w:proofErr w:type="spellEnd"/>
      <w:r>
        <w:t xml:space="preserve">, 2021), and L2 auditory WM correlated with consecutive interpreting performance (Dong, </w:t>
      </w:r>
      <w:proofErr w:type="gramStart"/>
      <w:r>
        <w:t>Liu</w:t>
      </w:r>
      <w:proofErr w:type="gramEnd"/>
      <w:r>
        <w:t xml:space="preserve"> and Cai, 2018). However, some studies found no effects of WM: for example, professional interpreters were no different in </w:t>
      </w:r>
      <w:ins w:id="37" w:author="Freya Watkins (PhD Psychology Lab PT)" w:date="2022-07-11T10:15:00Z">
        <w:r w:rsidR="001D755F">
          <w:t xml:space="preserve">general </w:t>
        </w:r>
      </w:ins>
      <w:r>
        <w:t xml:space="preserve">WM capacity to beginner interpreter students (Liu, </w:t>
      </w:r>
      <w:proofErr w:type="spellStart"/>
      <w:r>
        <w:t>Schallert</w:t>
      </w:r>
      <w:proofErr w:type="spellEnd"/>
      <w:r>
        <w:t xml:space="preserve"> and </w:t>
      </w:r>
      <w:proofErr w:type="spellStart"/>
      <w:r>
        <w:t>Caroll</w:t>
      </w:r>
      <w:proofErr w:type="spellEnd"/>
      <w:r>
        <w:t xml:space="preserve">, 2004); linguistic factors such as word knowledge in L1 and L2 were more important for interpreting performance than increased WM capacity (e.g. Padilla, Bajo and </w:t>
      </w:r>
      <w:proofErr w:type="spellStart"/>
      <w:r>
        <w:t>Macizo</w:t>
      </w:r>
      <w:proofErr w:type="spellEnd"/>
      <w:r>
        <w:t>, 2005), and interpreting training has been found to improve language processing skills, but not WM (</w:t>
      </w:r>
      <w:proofErr w:type="spellStart"/>
      <w:r>
        <w:t>Tzou</w:t>
      </w:r>
      <w:proofErr w:type="spellEnd"/>
      <w:r>
        <w:t xml:space="preserve"> et al., 2012). In terms of other cognitive skills, spoken language interpreters have been shown to have superior cognitive flexibility over bilinguals with no interpreting training (</w:t>
      </w:r>
      <w:proofErr w:type="spellStart"/>
      <w:r>
        <w:t>Yudes</w:t>
      </w:r>
      <w:proofErr w:type="spellEnd"/>
      <w:r>
        <w:t xml:space="preserve">, </w:t>
      </w:r>
      <w:proofErr w:type="spellStart"/>
      <w:r>
        <w:t>Macizo</w:t>
      </w:r>
      <w:proofErr w:type="spellEnd"/>
      <w:r>
        <w:t xml:space="preserve"> and Bajo, 2011) as well as superior dual-task attention compared to non-interpreters (</w:t>
      </w:r>
      <w:proofErr w:type="spellStart"/>
      <w:r>
        <w:t>Strobach</w:t>
      </w:r>
      <w:proofErr w:type="spellEnd"/>
      <w:r>
        <w:t xml:space="preserve"> et al., 2015; Morales et al. 2015). </w:t>
      </w:r>
      <w:proofErr w:type="spellStart"/>
      <w:r>
        <w:t>Macnamara</w:t>
      </w:r>
      <w:proofErr w:type="spellEnd"/>
      <w:r>
        <w:t xml:space="preserve"> (2009) also </w:t>
      </w:r>
      <w:r>
        <w:lastRenderedPageBreak/>
        <w:t xml:space="preserve">provides a review of cognitive functions and capacities required for interpreting, including chunking, online </w:t>
      </w:r>
      <w:proofErr w:type="gramStart"/>
      <w:r>
        <w:t>decision-making</w:t>
      </w:r>
      <w:proofErr w:type="gramEnd"/>
      <w:r>
        <w:t xml:space="preserve"> and processing speed.</w:t>
      </w:r>
    </w:p>
    <w:p w14:paraId="62B5AE3F" w14:textId="4B44E8D4" w:rsidR="00016AD3" w:rsidRDefault="008742D2">
      <w:r>
        <w:t xml:space="preserve">In the present </w:t>
      </w:r>
      <w:ins w:id="38" w:author="Freya Watkins" w:date="2022-06-12T10:54:00Z">
        <w:r>
          <w:t xml:space="preserve">preliminary </w:t>
        </w:r>
      </w:ins>
      <w:r>
        <w:t>study, we focus on sign language interpreters who, like spoken language interpreters, make use of auditory WM, but also need to rely on visuospatial WM. According to Baddeley's model of WM (Baddeley, Hitch and Allen, 2009; Baddeley, 2012), auditory memory and visual memory are maintained through separate functional components: the phonological loop, and the visual sketchpad respectively. This suggests that there may be different memory requirements or processes for SLI compared to spoken language interpreting, given the different modalities that must be attended to.</w:t>
      </w:r>
    </w:p>
    <w:p w14:paraId="6EEA9075" w14:textId="77777777" w:rsidR="00016AD3" w:rsidRDefault="008742D2">
      <w:pPr>
        <w:pStyle w:val="Heading2"/>
      </w:pPr>
      <w:bookmarkStart w:id="39" w:name="_heading=h.apz43phq4fwi" w:colFirst="0" w:colLast="0"/>
      <w:bookmarkEnd w:id="39"/>
      <w:r>
        <w:t xml:space="preserve">Existing work on linguistic and cognitive aptitude for SLI </w:t>
      </w:r>
    </w:p>
    <w:p w14:paraId="37B4D616" w14:textId="6EA529E4" w:rsidR="00016AD3" w:rsidRDefault="008742D2">
      <w:r>
        <w:t xml:space="preserve">As with spoken language interpreting, there has been a long-standing interest in establishing what skills are required to be successful in SLI (for review, see Nakano, 2021). Some studies have taken the approach of surveying and studying the attributes of qualified sign language interpreters (e.g. Jones and Quigley, 1974; Shaw and Hughes 2006; Seal, 2004), the latter finding that visual attention while inhibiting distractors was a particularly important skill. Other studies have compared skills in sign and spoken language interpreting students. For example, Shaw (2011) found better visual memory skills and concentration in SLI students than in spoken language interpreting students, both in terms of retention duration of visual information and performance when visual distractors were present. Other linguistic and cognitive aptitudes that have been mentioned in the literature for both spoken language interpreting and SLI include </w:t>
      </w:r>
      <w:ins w:id="40" w:author="Freya Watkins (PhD Psychology Lab PT)" w:date="2022-07-11T10:16:00Z">
        <w:r w:rsidR="001D755F">
          <w:t xml:space="preserve">a </w:t>
        </w:r>
      </w:ins>
      <w:r>
        <w:t xml:space="preserve">high command of both working languages, verbal fluency, processing speed, good </w:t>
      </w:r>
      <w:proofErr w:type="gramStart"/>
      <w:r>
        <w:t>WM</w:t>
      </w:r>
      <w:proofErr w:type="gramEnd"/>
      <w:r>
        <w:t xml:space="preserve"> and concentration, and for SLI alone a further factor was the capacity to sign and talk simultaneously (</w:t>
      </w:r>
      <w:proofErr w:type="spellStart"/>
      <w:r>
        <w:t>Frishberg</w:t>
      </w:r>
      <w:proofErr w:type="spellEnd"/>
      <w:r>
        <w:t xml:space="preserve">, 1986; Lara and de </w:t>
      </w:r>
      <w:proofErr w:type="spellStart"/>
      <w:r>
        <w:t>los</w:t>
      </w:r>
      <w:proofErr w:type="spellEnd"/>
      <w:r>
        <w:t xml:space="preserve"> Santos, 2000; cited in López Gómez et al., 2007).</w:t>
      </w:r>
    </w:p>
    <w:p w14:paraId="2F85CDF4" w14:textId="76FD16F2" w:rsidR="00016AD3" w:rsidRDefault="008742D2">
      <w:r>
        <w:t xml:space="preserve">Researchers have also explored the role of WM in SLI, again with mixed results. Wang (2016) found no evidence that auditory WM capacity in English or visual WM in </w:t>
      </w:r>
      <w:proofErr w:type="spellStart"/>
      <w:r>
        <w:t>Auslan</w:t>
      </w:r>
      <w:proofErr w:type="spellEnd"/>
      <w:r>
        <w:t xml:space="preserve"> related to SLI task performance in either direction. However, van Dijk et al. (2012) found that auditory WM span in Dutch and visual WM in Sign Language of the Netherlands were related to the quality of interpretations by SLN-Dutch interpreters. Looking at domain-general cognitive skills beyond WM, </w:t>
      </w:r>
      <w:proofErr w:type="spellStart"/>
      <w:r>
        <w:t>Macnamara</w:t>
      </w:r>
      <w:proofErr w:type="spellEnd"/>
      <w:r>
        <w:t xml:space="preserve"> et al. (2011) found that highly skilled ASL-English interpreters had greater mental flexibility, faster cognitive processing, psychomotor speed and were better at task switching when compared to less skilled interpreters. </w:t>
      </w:r>
      <w:proofErr w:type="spellStart"/>
      <w:r>
        <w:t>Haug</w:t>
      </w:r>
      <w:proofErr w:type="spellEnd"/>
      <w:r>
        <w:t xml:space="preserve">, </w:t>
      </w:r>
      <w:proofErr w:type="spellStart"/>
      <w:r>
        <w:t>Nussbaumer</w:t>
      </w:r>
      <w:proofErr w:type="spellEnd"/>
      <w:r>
        <w:t xml:space="preserve"> and Stocker (2019a; 2019b) describe initial data from working Swiss German Sign Language (DSGS)-German interpreters on a battery of cognitive tasks, developing their own versions of WM tasks featuring DSGS stimuli. These preliminary results suggest that the cognitive abilities of interpreters on all normed tests are above average, and that weaknesses or average performance in certain cognitive areas may be compensated by strengths in others. Studies on cognition in qualified working interpreters can inform us about the ‘end results’ of SLI training and professional experience, but are less informative regarding prospective SLI students: it is not clear which skills improved through SLI training or professional experience, or if some skills </w:t>
      </w:r>
      <w:ins w:id="41" w:author="Freya Watkins (PhD Psychology Lab PT)" w:date="2022-07-11T10:16:00Z">
        <w:r w:rsidR="001D755F">
          <w:t xml:space="preserve">are foundational and </w:t>
        </w:r>
      </w:ins>
      <w:r>
        <w:t xml:space="preserve">should ideally be at a </w:t>
      </w:r>
      <w:del w:id="42" w:author="Freya Watkins (PhD Psychology Lab PT)" w:date="2022-07-11T10:16:00Z">
        <w:r w:rsidDel="001D755F">
          <w:delText xml:space="preserve">certain </w:delText>
        </w:r>
      </w:del>
      <w:ins w:id="43" w:author="Freya Watkins (PhD Psychology Lab PT)" w:date="2022-07-11T10:16:00Z">
        <w:r w:rsidR="001D755F">
          <w:t xml:space="preserve">threshold </w:t>
        </w:r>
      </w:ins>
      <w:r>
        <w:t>level at the outset of learning.</w:t>
      </w:r>
    </w:p>
    <w:p w14:paraId="3B3AD9D1" w14:textId="015762B3" w:rsidR="00016AD3" w:rsidRDefault="008742D2">
      <w:r>
        <w:t xml:space="preserve">In terms of students, some SLI educators have administered broad pre-admission test batteries before SLI training, finding predictive relationships between performance in the screening battery and later SLI outcomes (e.g. Humphrey, 1994; </w:t>
      </w:r>
      <w:proofErr w:type="spellStart"/>
      <w:r>
        <w:t>Bontempo</w:t>
      </w:r>
      <w:proofErr w:type="spellEnd"/>
      <w:r>
        <w:t xml:space="preserve"> and Napier, 2009). However, only the cumulative effect of the test batteries </w:t>
      </w:r>
      <w:r w:rsidR="00F25C9F">
        <w:t>is</w:t>
      </w:r>
      <w:r>
        <w:t xml:space="preserve"> discussed and not the individual assessments, meaning it is hard to be </w:t>
      </w:r>
      <w:r>
        <w:lastRenderedPageBreak/>
        <w:t xml:space="preserve">sure what to attribute predictive power to, nor were the test batteries re-administered at later points </w:t>
      </w:r>
      <w:proofErr w:type="gramStart"/>
      <w:r>
        <w:t>in order to</w:t>
      </w:r>
      <w:proofErr w:type="gramEnd"/>
      <w:r>
        <w:t xml:space="preserve"> understand progression in different areas. To our knowledge, there have only been a few studies that have investigated cognitive aptitude for SLI trainees over the course of their studies (López Gómez et al., 2007; Stone, 2017; </w:t>
      </w:r>
      <w:proofErr w:type="spellStart"/>
      <w:r>
        <w:t>M</w:t>
      </w:r>
      <w:r w:rsidR="0068163E">
        <w:t>a</w:t>
      </w:r>
      <w:r>
        <w:t>cnamara</w:t>
      </w:r>
      <w:proofErr w:type="spellEnd"/>
      <w:r>
        <w:t xml:space="preserve"> and Conway, 2016). </w:t>
      </w:r>
      <w:del w:id="44" w:author="Freya Watkins" w:date="2022-06-09T07:48:00Z">
        <w:r>
          <w:delText xml:space="preserve">López Gómez et al. (2007) found that perceptual-motor skills and cognitive verbal abilities played a greater role than personality in predicting sign language proficiency, suggesting greater attention should be paid to cognitive predictors of signing and interpreting outcomes. Specifically, they </w:delText>
        </w:r>
      </w:del>
      <w:ins w:id="45" w:author="Freya Watkins" w:date="2022-06-09T07:48:00Z">
        <w:r>
          <w:t xml:space="preserve">López Gómez et al. (2007) </w:t>
        </w:r>
      </w:ins>
      <w:r>
        <w:t xml:space="preserve">found that a nonsense-sign repetition test was a good predictor of successful Spanish Sign Language acquisition, whereas for Stone’s cohort, the MLAT number-learning test was predictive of students’ BSL exam results. Both studies argued these tasks directly or indirectly relate to how the structure of signs is encoded. L2 sign language learners are known to struggle with phonological processing in the new visuospatial modality (e.g. Ortega and Morgan, 2015; Williams and Newman, 2016). This has also been shown in deaf signers who learn a sign language as an L2 or late L1 and experience a ‘processing bottleneck’ at the phonological level (Mayberry and Fischer, 1989). Another study that has taken a re-test approach to cognition in SLI trainees is </w:t>
      </w:r>
      <w:proofErr w:type="spellStart"/>
      <w:r>
        <w:t>Macnamara</w:t>
      </w:r>
      <w:proofErr w:type="spellEnd"/>
      <w:r>
        <w:t xml:space="preserve"> and Conway (2016), who administered a battery of cognitive tests targeting WM capacity and SLI performance at four points throughout an ASL-English SLI training program. Their main findings were that WM capacity predicted initial SLI performance and was an even stronger predictor of final SLI performance. Additionally, students who performed well initially maintained a high level of performance, whereas those who performed poorly initially benefited more from the SLI training, but not enough to catch up to the higher level. Despite these initial longitudinal investigations into student SLI cognitive aptitude, none of these studies assessed students’ baseline skills before the start of their program, meaning that performance could have been already changed by sign language teaching or other factors.</w:t>
      </w:r>
    </w:p>
    <w:p w14:paraId="5BC2E809" w14:textId="77777777" w:rsidR="00016AD3" w:rsidRDefault="008742D2">
      <w:pPr>
        <w:pStyle w:val="Heading2"/>
      </w:pPr>
      <w:bookmarkStart w:id="46" w:name="_heading=h.b7fohwymkypc" w:colFirst="0" w:colLast="0"/>
      <w:bookmarkEnd w:id="46"/>
      <w:r>
        <w:t>Cognitive adaptations from L2 sign learning</w:t>
      </w:r>
    </w:p>
    <w:p w14:paraId="5F4C9B8D" w14:textId="3DF75E12" w:rsidR="00016AD3" w:rsidRDefault="008742D2">
      <w:r>
        <w:t xml:space="preserve">Research has shown that fluent signers outperform non-signers on several measures of visuospatial ability like mental rotation (MR) and image generation (for review, see </w:t>
      </w:r>
      <w:proofErr w:type="spellStart"/>
      <w:r>
        <w:t>Emmorey</w:t>
      </w:r>
      <w:proofErr w:type="spellEnd"/>
      <w:r>
        <w:t xml:space="preserve">, 1998; 2002), suggesting skills-based enhancements from exposure to language in the visuospatial modality. </w:t>
      </w:r>
      <w:proofErr w:type="gramStart"/>
      <w:r>
        <w:t>In particular, MR</w:t>
      </w:r>
      <w:proofErr w:type="gramEnd"/>
      <w:r>
        <w:t xml:space="preserve"> has been shown numerous times to be improved as a result of sign language experience (e.g. </w:t>
      </w:r>
      <w:proofErr w:type="spellStart"/>
      <w:r>
        <w:t>Emmorey</w:t>
      </w:r>
      <w:proofErr w:type="spellEnd"/>
      <w:r>
        <w:t xml:space="preserve"> et al., 1998; McKee, 1987; Talbot </w:t>
      </w:r>
      <w:ins w:id="47" w:author="Freya Watkins" w:date="2022-06-10T08:32:00Z">
        <w:r>
          <w:t>and</w:t>
        </w:r>
      </w:ins>
      <w:del w:id="48" w:author="Freya Watkins" w:date="2022-06-10T08:32:00Z">
        <w:r>
          <w:delText>&amp;</w:delText>
        </w:r>
      </w:del>
      <w:r>
        <w:t xml:space="preserve"> </w:t>
      </w:r>
      <w:proofErr w:type="spellStart"/>
      <w:r>
        <w:t>Haude</w:t>
      </w:r>
      <w:proofErr w:type="spellEnd"/>
      <w:r>
        <w:t xml:space="preserve">, 1993), indicating it is an important skill required </w:t>
      </w:r>
      <w:del w:id="49" w:author="Freya Watkins (PhD Psychology Lab PT)" w:date="2022-07-11T10:17:00Z">
        <w:r w:rsidDel="001D755F">
          <w:delText xml:space="preserve">during </w:delText>
        </w:r>
      </w:del>
      <w:ins w:id="50" w:author="Freya Watkins (PhD Psychology Lab PT)" w:date="2022-07-11T10:17:00Z">
        <w:r w:rsidR="001D755F">
          <w:t xml:space="preserve">for </w:t>
        </w:r>
      </w:ins>
      <w:r>
        <w:t xml:space="preserve">sign language use. As well as needing to mentally rotate to understand e.g. topographical uses of signing space, Watkins, </w:t>
      </w:r>
      <w:proofErr w:type="spellStart"/>
      <w:r>
        <w:t>Abdlkarim</w:t>
      </w:r>
      <w:proofErr w:type="spellEnd"/>
      <w:r>
        <w:t xml:space="preserve"> and Thompson (2018) also suggest that MR skills are crucial to BSL comprehension when perceiving signs from the side, as opposed to a face-to-face orientation. Side-on comprehension is needed in many real-life situations, e.g. group conversations, or in SLI scenarios such as conferences, yet is often neglected in teaching materials and methods</w:t>
      </w:r>
      <w:ins w:id="51" w:author="Freya Watkins (PhD Psychology Lab PT)" w:date="2022-07-11T10:17:00Z">
        <w:r w:rsidR="00497204">
          <w:t>, relying on incidental s</w:t>
        </w:r>
      </w:ins>
      <w:ins w:id="52" w:author="Freya Watkins (PhD Psychology Lab PT)" w:date="2022-07-11T10:18:00Z">
        <w:r w:rsidR="00497204">
          <w:t>ide-on comprehension in class, rather than specific instruction</w:t>
        </w:r>
      </w:ins>
      <w:r>
        <w:t>.</w:t>
      </w:r>
    </w:p>
    <w:p w14:paraId="18F85AD9" w14:textId="34D4CD10" w:rsidR="00016AD3" w:rsidRDefault="008742D2">
      <w:r>
        <w:t xml:space="preserve">Some skills-based enhancements in visuospatial WM and MR extend into late L2 signers (e.g. </w:t>
      </w:r>
      <w:proofErr w:type="spellStart"/>
      <w:r>
        <w:t>Keehner</w:t>
      </w:r>
      <w:proofErr w:type="spellEnd"/>
      <w:r>
        <w:t xml:space="preserve"> and Gathercole, 2007; </w:t>
      </w:r>
      <w:proofErr w:type="spellStart"/>
      <w:r>
        <w:t>Kubicek</w:t>
      </w:r>
      <w:proofErr w:type="spellEnd"/>
      <w:r>
        <w:t xml:space="preserve"> and </w:t>
      </w:r>
      <w:proofErr w:type="spellStart"/>
      <w:r>
        <w:t>Quandt</w:t>
      </w:r>
      <w:proofErr w:type="spellEnd"/>
      <w:r>
        <w:t xml:space="preserve">, 2021). However, like many interpreting aptitude studies, they lack baseline measures before sign learning or critical SLI instruction began. For example, </w:t>
      </w:r>
      <w:proofErr w:type="spellStart"/>
      <w:r>
        <w:t>Keehner</w:t>
      </w:r>
      <w:proofErr w:type="spellEnd"/>
      <w:r>
        <w:t xml:space="preserve"> and Gathercole found improved visuospatial WM in fluent late L2 signers working as BSL interpreters, but the authors acknowledge that their participants may simply have been spatially adept before learning to sign, which in turn may have facilitated successful L2 sign language acquisition. Thus, it is unclear whether such effects derive directly from signing experience, or whether those reaching fluency are predisposed with better cognitive abilities such as MR or visuospatial WM. If pre-existing </w:t>
      </w:r>
      <w:ins w:id="53" w:author="Freya Watkins (PhD Psychology Lab PT)" w:date="2022-07-11T10:18:00Z">
        <w:r w:rsidR="00497204">
          <w:t xml:space="preserve">threshold </w:t>
        </w:r>
      </w:ins>
      <w:r>
        <w:t xml:space="preserve">visuospatial skills are found to be predictive of successful </w:t>
      </w:r>
      <w:r>
        <w:lastRenderedPageBreak/>
        <w:t xml:space="preserve">L2 sign language learning, these could then be targeted for specific training, either within a signing context or as a general cognitive skill, within SLI training </w:t>
      </w:r>
      <w:r w:rsidR="00F25C9F">
        <w:t>programs</w:t>
      </w:r>
      <w:r>
        <w:t>. It has already been shown that deaf and hard of hearing children can improve their MR skills through targeted practice (</w:t>
      </w:r>
      <w:proofErr w:type="spellStart"/>
      <w:r>
        <w:t>Passig</w:t>
      </w:r>
      <w:proofErr w:type="spellEnd"/>
      <w:r>
        <w:t xml:space="preserve"> and Eden, 2001), which then feeds back into sign language fluency. An advantage of a longitudinal approach with a baseline measure at the start of the SLI </w:t>
      </w:r>
      <w:r w:rsidR="00F25C9F">
        <w:t>program</w:t>
      </w:r>
      <w:r>
        <w:t xml:space="preserve"> means we can detect both how skills progress across time, and how individual differences in baseline skills relate to this development.</w:t>
      </w:r>
    </w:p>
    <w:p w14:paraId="0AC1FC85" w14:textId="77777777" w:rsidR="00016AD3" w:rsidRDefault="008742D2">
      <w:pPr>
        <w:pStyle w:val="Heading2"/>
      </w:pPr>
      <w:bookmarkStart w:id="54" w:name="_heading=h.rn3b2r3w9dbj" w:colFirst="0" w:colLast="0"/>
      <w:bookmarkEnd w:id="54"/>
      <w:r>
        <w:t>Present study and domains of investigation</w:t>
      </w:r>
    </w:p>
    <w:p w14:paraId="4F012AF2" w14:textId="77777777" w:rsidR="00016AD3" w:rsidRDefault="008742D2">
      <w:r>
        <w:t xml:space="preserve">Longitudinal studies are a good approach to these questions, as they allow the identification of developmental milestones and any individual differences in performance, as well as the time points at which learners begin to perform at the level of working interpreters. </w:t>
      </w:r>
    </w:p>
    <w:p w14:paraId="7AD95B54" w14:textId="77777777" w:rsidR="00016AD3" w:rsidRDefault="008742D2">
      <w:r>
        <w:t xml:space="preserve">One open question is the link between WM and modality in SLI (for further discussion, see also Wilson and </w:t>
      </w:r>
      <w:proofErr w:type="spellStart"/>
      <w:r>
        <w:t>Emmorey</w:t>
      </w:r>
      <w:proofErr w:type="spellEnd"/>
      <w:r>
        <w:t xml:space="preserve">, 2003; Hall and Bavelier, 2011; Wang and Napier, 2013; Williams, </w:t>
      </w:r>
      <w:proofErr w:type="gramStart"/>
      <w:r>
        <w:t>Darcy</w:t>
      </w:r>
      <w:proofErr w:type="gramEnd"/>
      <w:r>
        <w:t xml:space="preserve"> and Newman, 2015). Existing studies have not always distinguished between multimodal dual-attention WM tasks requiring both auditory and visuospatial attention, and unimodal WM tasks where only one modality must be attended to. Furthermore, most of the </w:t>
      </w:r>
      <w:proofErr w:type="gramStart"/>
      <w:r>
        <w:t>aforementioned research</w:t>
      </w:r>
      <w:proofErr w:type="gramEnd"/>
      <w:r>
        <w:t xml:space="preserve"> on SLI and WM only includes a single WM task in just one modality, and very few studies overall have employed multimodal WM tasks. One exception is </w:t>
      </w:r>
      <w:proofErr w:type="spellStart"/>
      <w:r>
        <w:t>Bontempo</w:t>
      </w:r>
      <w:proofErr w:type="spellEnd"/>
      <w:r>
        <w:t xml:space="preserve"> and Napier (2009), who included a dual-task memory exercise (divided attention) in their pre-SLI-degree test battery, but they did not describe the results at task level, only discussing the composite test </w:t>
      </w:r>
      <w:proofErr w:type="gramStart"/>
      <w:r>
        <w:t>battery as a whole</w:t>
      </w:r>
      <w:proofErr w:type="gramEnd"/>
      <w:r>
        <w:t xml:space="preserve">. Here we attempt to test three measures of WM: one auditory, one visuospatial and one dual WM task with multimodal input to attend to (auditory and visuospatial) simultaneously (see Fig. 1). </w:t>
      </w:r>
    </w:p>
    <w:p w14:paraId="7F91A869" w14:textId="77777777" w:rsidR="00016AD3" w:rsidRDefault="008742D2">
      <w:r>
        <w:t xml:space="preserve">To our knowledge, none of the existing studies into cognitive aptitude for sign language, whether based on students or working interpreters, have specifically looked at MR (despite being highlighted as a possible predictor by </w:t>
      </w:r>
      <w:r>
        <w:rPr>
          <w:highlight w:val="white"/>
        </w:rPr>
        <w:t>López Gómez</w:t>
      </w:r>
      <w:r>
        <w:t xml:space="preserve"> et al., they did not include a rotation task in their test battery). Here we use two different tasks: one where 2D shapes simply need to be rotated in a circle (Fig. 2a), and another that uses 3D-rendered blocks that must be rotated around the vertical axis only (Fig. 2b). It is MR in this plane which should be most like the way sign language input must be rotated while comprehended (Watkins, </w:t>
      </w:r>
      <w:proofErr w:type="spellStart"/>
      <w:r>
        <w:t>Abdlkarim</w:t>
      </w:r>
      <w:proofErr w:type="spellEnd"/>
      <w:r>
        <w:t xml:space="preserve"> and Thompson, 2018).</w:t>
      </w:r>
    </w:p>
    <w:p w14:paraId="11F6D0F0" w14:textId="77777777" w:rsidR="00016AD3" w:rsidRDefault="008742D2">
      <w:r>
        <w:t xml:space="preserve">We include two linguistic tasks that assess English skills. Initial English vocabulary knowledge was found to predict self-rated ASL proficiency after 1 semester of ASL instruction (Williams, </w:t>
      </w:r>
      <w:proofErr w:type="gramStart"/>
      <w:r>
        <w:t>Darcy</w:t>
      </w:r>
      <w:proofErr w:type="gramEnd"/>
      <w:r>
        <w:t xml:space="preserve"> and Newman, 2017). English reading comprehension was also shown to improve during the SLI degree by Stone (2017), and we repeat the same measure here. Summarizing or ‘paraphrasing’ is known to be an important skill in spoken language interpreting (e.g. Moser-Mercer 1985; Russo and Pippa 2004; Russo 2014). Being able to comprehend and summarize complex spoken English before interpreting it into ‘chunks’ of BSL is also required of SLI students and thus we created a task to assess this paraphrasing ability. We also include the MLAT Number Learning task used by Stone (2017) as a measure of phonological encoding, which was predictive of later BSL grades (see also Martinez and Singleton, 2019, who found sign learning and word learning to be highly correlated in hearing non-signers). </w:t>
      </w:r>
    </w:p>
    <w:p w14:paraId="44BA465A" w14:textId="744D8021" w:rsidR="00016AD3" w:rsidRDefault="008742D2">
      <w:r>
        <w:t xml:space="preserve">As </w:t>
      </w:r>
      <w:proofErr w:type="spellStart"/>
      <w:r>
        <w:t>Macnamara</w:t>
      </w:r>
      <w:proofErr w:type="spellEnd"/>
      <w:r>
        <w:t xml:space="preserve"> et al. (2011) point out, cognitive skills do not exist in a vacuum, and there have been a range of studies exploring SLI aptitude in terms of more social factors like disposition and personality (Stauffer and Shaw, 2006; </w:t>
      </w:r>
      <w:proofErr w:type="spellStart"/>
      <w:r>
        <w:t>Bontempo</w:t>
      </w:r>
      <w:proofErr w:type="spellEnd"/>
      <w:r>
        <w:t xml:space="preserve"> 2008; </w:t>
      </w:r>
      <w:proofErr w:type="spellStart"/>
      <w:r>
        <w:t>Bontempo</w:t>
      </w:r>
      <w:proofErr w:type="spellEnd"/>
      <w:r>
        <w:t xml:space="preserve"> et al., 2014). </w:t>
      </w:r>
      <w:r w:rsidR="007B3538">
        <w:t>Hence,</w:t>
      </w:r>
      <w:r>
        <w:t xml:space="preserve"> we also include one personality measure of risk-taking that was predictive of continuation on the SLI degree in Stone (2017), the Barratt Impulsiveness Scale, version 11 (BIS-11; Patton, </w:t>
      </w:r>
      <w:proofErr w:type="gramStart"/>
      <w:r>
        <w:t>Stanford</w:t>
      </w:r>
      <w:proofErr w:type="gramEnd"/>
      <w:r>
        <w:t xml:space="preserve"> and Barratt, </w:t>
      </w:r>
      <w:r>
        <w:lastRenderedPageBreak/>
        <w:t xml:space="preserve">1995). Specifically, Stone found that SLI students remaining on the degree program were significantly more impulsive, i.e. more likely to take risks, than students who were rehoused in a Deaf Studies program (due </w:t>
      </w:r>
      <w:proofErr w:type="gramStart"/>
      <w:r>
        <w:t>to choice</w:t>
      </w:r>
      <w:proofErr w:type="gramEnd"/>
      <w:r>
        <w:t xml:space="preserve"> or poor BSL/interpreting exam performance).</w:t>
      </w:r>
      <w:ins w:id="55" w:author="Freya Watkins" w:date="2022-06-08T08:35:00Z">
        <w:r>
          <w:t xml:space="preserve"> </w:t>
        </w:r>
        <w:proofErr w:type="spellStart"/>
        <w:r>
          <w:t>Macnamara</w:t>
        </w:r>
        <w:proofErr w:type="spellEnd"/>
        <w:r>
          <w:t xml:space="preserve"> et al. (2011) also found that a different measure of risk-taking (Behavioral Inhibition System; Carver and White, 1994) differentiated between highly skilled and less-skilled interpreters </w:t>
        </w:r>
      </w:ins>
      <w:r>
        <w:t xml:space="preserve"> Lastly, we also used a non-verbal reasoning task as a control measure which we do not predict will change over time, nor impact BSL or SLI performance.</w:t>
      </w:r>
    </w:p>
    <w:p w14:paraId="3929C941" w14:textId="4845E4E9" w:rsidR="00016AD3" w:rsidRDefault="008742D2">
      <w:r>
        <w:t>The present</w:t>
      </w:r>
      <w:ins w:id="56" w:author="Freya Watkins" w:date="2022-06-12T10:55:00Z">
        <w:r>
          <w:t xml:space="preserve"> preliminary</w:t>
        </w:r>
      </w:ins>
      <w:r>
        <w:t xml:space="preserve"> study asks three main research questions: (1) Do any of the cognitive and linguistic assessments predict being selected for, or </w:t>
      </w:r>
      <w:proofErr w:type="gramStart"/>
      <w:r>
        <w:t>continuing on</w:t>
      </w:r>
      <w:proofErr w:type="gramEnd"/>
      <w:r>
        <w:t>, the SLI degree? (2) How do the cognitive and linguistic assessments change in time over the course of the SLI degree? (3) Are any of the cognitive or linguistic assessments associated with BSL and SLI performance outcomes? In sum, we aim to see if we can replicate previous results in some domains by using identical or similar tasks as in previous longitudinal studies, as well as investigating some new areas (MR, and manipulating the modality of WM tasks). T</w:t>
      </w:r>
      <w:ins w:id="57" w:author="Freya Watkins (PhD Psychology Lab PT)" w:date="2022-07-11T11:03:00Z">
        <w:r w:rsidR="00A613B9">
          <w:t>aken t</w:t>
        </w:r>
      </w:ins>
      <w:r>
        <w:t>ogether, these elements could help us get a step closer to understanding which initial cognitive and linguistic skills indicate the potential of an L2 sign language learner and a successful SLI student.</w:t>
      </w:r>
    </w:p>
    <w:p w14:paraId="131AA54C" w14:textId="77777777" w:rsidR="00016AD3" w:rsidRDefault="00016AD3"/>
    <w:p w14:paraId="0044108E" w14:textId="77777777" w:rsidR="00016AD3" w:rsidRDefault="008742D2">
      <w:pPr>
        <w:pStyle w:val="Heading1"/>
        <w:ind w:left="0" w:firstLine="0"/>
      </w:pPr>
      <w:r>
        <w:t xml:space="preserve">Materials and Methods </w:t>
      </w:r>
    </w:p>
    <w:p w14:paraId="4E3BD70D" w14:textId="77777777" w:rsidR="00016AD3" w:rsidRDefault="008742D2">
      <w:pPr>
        <w:pStyle w:val="Heading2"/>
      </w:pPr>
      <w:bookmarkStart w:id="58" w:name="_heading=h.esrzh6akmnhu" w:colFirst="0" w:colLast="0"/>
      <w:bookmarkEnd w:id="58"/>
      <w:r>
        <w:t>Participants</w:t>
      </w:r>
    </w:p>
    <w:p w14:paraId="68B5E1CB" w14:textId="3E243ADD" w:rsidR="00016AD3" w:rsidRDefault="008742D2">
      <w:pPr>
        <w:rPr>
          <w:rFonts w:ascii="Palatino Linotype" w:eastAsia="Palatino Linotype" w:hAnsi="Palatino Linotype" w:cs="Palatino Linotype"/>
          <w:sz w:val="22"/>
          <w:szCs w:val="22"/>
        </w:rPr>
      </w:pPr>
      <w:r>
        <w:t>SLI students (</w:t>
      </w:r>
      <w:r>
        <w:rPr>
          <w:i/>
        </w:rPr>
        <w:t>n</w:t>
      </w:r>
      <w:r>
        <w:t xml:space="preserve">=33) were recruited from </w:t>
      </w:r>
      <w:del w:id="59" w:author="Freya Watkins (PhD Psychology Lab PT)" w:date="2022-07-11T11:04:00Z">
        <w:r w:rsidDel="00A613B9">
          <w:delText xml:space="preserve">the </w:delText>
        </w:r>
      </w:del>
      <w:ins w:id="60" w:author="Freya Watkins (PhD Psychology Lab PT)" w:date="2022-07-11T11:04:00Z">
        <w:r w:rsidR="00A613B9">
          <w:t xml:space="preserve">two </w:t>
        </w:r>
      </w:ins>
      <w:ins w:id="61" w:author="Freya Watkins (PhD Psychology Lab PT)" w:date="2022-07-11T11:03:00Z">
        <w:r w:rsidR="00A613B9">
          <w:t xml:space="preserve">undergraduate </w:t>
        </w:r>
      </w:ins>
      <w:r>
        <w:t>degree program</w:t>
      </w:r>
      <w:ins w:id="62" w:author="Freya Watkins (PhD Psychology Lab PT)" w:date="2022-07-11T11:03:00Z">
        <w:r w:rsidR="00A613B9">
          <w:t>s</w:t>
        </w:r>
      </w:ins>
      <w:ins w:id="63" w:author="Freya Watkins (PhD Psychology Lab PT)" w:date="2022-07-11T11:04:00Z">
        <w:r w:rsidR="00A613B9">
          <w:t>:</w:t>
        </w:r>
      </w:ins>
      <w:r>
        <w:t xml:space="preserve"> ‘MA (Hons) BSL (Interpreting, Translating and Applied Language Studies)’ at Heriot-Watt University (</w:t>
      </w:r>
      <w:r>
        <w:rPr>
          <w:i/>
        </w:rPr>
        <w:t>n</w:t>
      </w:r>
      <w:r>
        <w:t xml:space="preserve">=23 total) or </w:t>
      </w:r>
      <w:del w:id="64" w:author="Freya Watkins (PhD Psychology Lab PT)" w:date="2022-07-11T11:04:00Z">
        <w:r w:rsidDel="00A613B9">
          <w:delText xml:space="preserve">the degree program </w:delText>
        </w:r>
      </w:del>
      <w:r>
        <w:t>‘BA (Hons) Interpreting (BSL/English)’ at the University of Wolverhampton (</w:t>
      </w:r>
      <w:r>
        <w:rPr>
          <w:i/>
        </w:rPr>
        <w:t>n</w:t>
      </w:r>
      <w:r>
        <w:t xml:space="preserve">=10). Two consecutive year groups of Heriot-Watt students were tested (HW1: </w:t>
      </w:r>
      <w:r>
        <w:rPr>
          <w:i/>
        </w:rPr>
        <w:t>n</w:t>
      </w:r>
      <w:r>
        <w:t xml:space="preserve">=11, HW2: </w:t>
      </w:r>
      <w:r>
        <w:rPr>
          <w:i/>
        </w:rPr>
        <w:t>n</w:t>
      </w:r>
      <w:r>
        <w:t xml:space="preserve">=12; see Table 1). Across all cohorts, 3 participants were heritage signers of BSL and were thus excluded from later analyses. The remaining L2 participants mostly had only limited exposure to BSL before beginning their interpreting program (e.g. introductory courses). A further group of prospective candidates for the first HW cohort (HW0: </w:t>
      </w:r>
      <w:r>
        <w:rPr>
          <w:i/>
        </w:rPr>
        <w:t>n</w:t>
      </w:r>
      <w:r>
        <w:t xml:space="preserve">=19) were tested at interview, but were not selected for entry into the degree program. Therefore, data only exists for this group at session 1. </w:t>
      </w:r>
    </w:p>
    <w:p w14:paraId="24A40955" w14:textId="77777777" w:rsidR="00016AD3" w:rsidRDefault="008742D2">
      <w:pPr>
        <w:keepNext/>
        <w:spacing w:before="0" w:after="200"/>
        <w:rPr>
          <w:i/>
        </w:rPr>
      </w:pPr>
      <w:r>
        <w:rPr>
          <w:i/>
        </w:rPr>
        <w:t>Table 1: Demographics of the cohorts of SLI students who took part in the longitudinal study.</w:t>
      </w:r>
    </w:p>
    <w:tbl>
      <w:tblPr>
        <w:tblStyle w:val="a"/>
        <w:tblW w:w="9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55"/>
        <w:gridCol w:w="1560"/>
        <w:gridCol w:w="1560"/>
        <w:gridCol w:w="1560"/>
        <w:gridCol w:w="1560"/>
      </w:tblGrid>
      <w:tr w:rsidR="00016AD3" w14:paraId="09907C5F" w14:textId="77777777">
        <w:trPr>
          <w:trHeight w:val="220"/>
        </w:trPr>
        <w:tc>
          <w:tcPr>
            <w:tcW w:w="3555" w:type="dxa"/>
            <w:vAlign w:val="bottom"/>
          </w:tcPr>
          <w:p w14:paraId="4406BA86" w14:textId="77777777" w:rsidR="00016AD3" w:rsidRDefault="008742D2">
            <w:pPr>
              <w:spacing w:before="0"/>
              <w:rPr>
                <w:b/>
              </w:rPr>
            </w:pPr>
            <w:r>
              <w:rPr>
                <w:b/>
              </w:rPr>
              <w:t>Institution</w:t>
            </w:r>
          </w:p>
        </w:tc>
        <w:tc>
          <w:tcPr>
            <w:tcW w:w="4680" w:type="dxa"/>
            <w:gridSpan w:val="3"/>
            <w:vAlign w:val="bottom"/>
          </w:tcPr>
          <w:p w14:paraId="512E8CCE" w14:textId="77777777" w:rsidR="00016AD3" w:rsidRDefault="008742D2">
            <w:pPr>
              <w:spacing w:before="0"/>
              <w:jc w:val="center"/>
            </w:pPr>
            <w:r>
              <w:t>Heriot-Watt University</w:t>
            </w:r>
          </w:p>
        </w:tc>
        <w:tc>
          <w:tcPr>
            <w:tcW w:w="1560" w:type="dxa"/>
            <w:vAlign w:val="bottom"/>
          </w:tcPr>
          <w:p w14:paraId="01DCAAC8" w14:textId="77777777" w:rsidR="00016AD3" w:rsidRDefault="008742D2">
            <w:pPr>
              <w:spacing w:before="0"/>
            </w:pPr>
            <w:r>
              <w:t>Uni. Wolves</w:t>
            </w:r>
          </w:p>
        </w:tc>
      </w:tr>
      <w:tr w:rsidR="00016AD3" w14:paraId="3D50FF83" w14:textId="77777777">
        <w:tc>
          <w:tcPr>
            <w:tcW w:w="3555" w:type="dxa"/>
            <w:vAlign w:val="center"/>
          </w:tcPr>
          <w:p w14:paraId="07000775" w14:textId="77777777" w:rsidR="00016AD3" w:rsidRDefault="008742D2">
            <w:pPr>
              <w:spacing w:before="0"/>
              <w:rPr>
                <w:b/>
              </w:rPr>
            </w:pPr>
            <w:r>
              <w:rPr>
                <w:b/>
              </w:rPr>
              <w:t>Cohort</w:t>
            </w:r>
          </w:p>
        </w:tc>
        <w:tc>
          <w:tcPr>
            <w:tcW w:w="1560" w:type="dxa"/>
            <w:vAlign w:val="center"/>
          </w:tcPr>
          <w:p w14:paraId="272ACDCA" w14:textId="77777777" w:rsidR="00016AD3" w:rsidRDefault="008742D2">
            <w:pPr>
              <w:spacing w:before="0"/>
            </w:pPr>
            <w:r>
              <w:t>rejected</w:t>
            </w:r>
          </w:p>
        </w:tc>
        <w:tc>
          <w:tcPr>
            <w:tcW w:w="1560" w:type="dxa"/>
            <w:vAlign w:val="center"/>
          </w:tcPr>
          <w:p w14:paraId="3025951B" w14:textId="77777777" w:rsidR="00016AD3" w:rsidRDefault="008742D2">
            <w:pPr>
              <w:spacing w:before="0"/>
            </w:pPr>
            <w:r>
              <w:t>1st cohort</w:t>
            </w:r>
          </w:p>
        </w:tc>
        <w:tc>
          <w:tcPr>
            <w:tcW w:w="1560" w:type="dxa"/>
            <w:vAlign w:val="center"/>
          </w:tcPr>
          <w:p w14:paraId="2CD5EDC6" w14:textId="77777777" w:rsidR="00016AD3" w:rsidRDefault="008742D2">
            <w:pPr>
              <w:spacing w:before="0"/>
            </w:pPr>
            <w:r>
              <w:t>2nd cohort</w:t>
            </w:r>
          </w:p>
        </w:tc>
        <w:tc>
          <w:tcPr>
            <w:tcW w:w="1560" w:type="dxa"/>
            <w:vAlign w:val="center"/>
          </w:tcPr>
          <w:p w14:paraId="260F8AEA" w14:textId="77777777" w:rsidR="00016AD3" w:rsidRDefault="008742D2">
            <w:pPr>
              <w:spacing w:before="0"/>
            </w:pPr>
            <w:r>
              <w:t>single cohort</w:t>
            </w:r>
          </w:p>
        </w:tc>
      </w:tr>
      <w:tr w:rsidR="00016AD3" w14:paraId="6409D1B9" w14:textId="77777777">
        <w:tc>
          <w:tcPr>
            <w:tcW w:w="3555" w:type="dxa"/>
            <w:vAlign w:val="center"/>
          </w:tcPr>
          <w:p w14:paraId="67670986" w14:textId="77777777" w:rsidR="00016AD3" w:rsidRDefault="008742D2">
            <w:pPr>
              <w:spacing w:before="0"/>
              <w:rPr>
                <w:b/>
              </w:rPr>
            </w:pPr>
            <w:r>
              <w:rPr>
                <w:b/>
              </w:rPr>
              <w:t>Cohort code</w:t>
            </w:r>
          </w:p>
        </w:tc>
        <w:tc>
          <w:tcPr>
            <w:tcW w:w="1560" w:type="dxa"/>
            <w:vAlign w:val="center"/>
          </w:tcPr>
          <w:p w14:paraId="76E537B6" w14:textId="77777777" w:rsidR="00016AD3" w:rsidRDefault="008742D2">
            <w:pPr>
              <w:spacing w:before="0"/>
            </w:pPr>
            <w:r>
              <w:t>HW0</w:t>
            </w:r>
          </w:p>
        </w:tc>
        <w:tc>
          <w:tcPr>
            <w:tcW w:w="1560" w:type="dxa"/>
            <w:vAlign w:val="center"/>
          </w:tcPr>
          <w:p w14:paraId="52973FBF" w14:textId="77777777" w:rsidR="00016AD3" w:rsidRDefault="008742D2">
            <w:pPr>
              <w:spacing w:before="0"/>
            </w:pPr>
            <w:r>
              <w:t>HW1</w:t>
            </w:r>
          </w:p>
        </w:tc>
        <w:tc>
          <w:tcPr>
            <w:tcW w:w="1560" w:type="dxa"/>
            <w:vAlign w:val="center"/>
          </w:tcPr>
          <w:p w14:paraId="0F755B54" w14:textId="77777777" w:rsidR="00016AD3" w:rsidRDefault="008742D2">
            <w:pPr>
              <w:spacing w:before="0"/>
            </w:pPr>
            <w:r>
              <w:t>HW2</w:t>
            </w:r>
          </w:p>
        </w:tc>
        <w:tc>
          <w:tcPr>
            <w:tcW w:w="1560" w:type="dxa"/>
            <w:vAlign w:val="center"/>
          </w:tcPr>
          <w:p w14:paraId="243D704C" w14:textId="77777777" w:rsidR="00016AD3" w:rsidRDefault="008742D2">
            <w:pPr>
              <w:spacing w:before="0"/>
            </w:pPr>
            <w:r>
              <w:t>WV</w:t>
            </w:r>
          </w:p>
        </w:tc>
      </w:tr>
      <w:tr w:rsidR="00016AD3" w14:paraId="1E79EF54" w14:textId="77777777">
        <w:tc>
          <w:tcPr>
            <w:tcW w:w="3555" w:type="dxa"/>
            <w:vAlign w:val="center"/>
          </w:tcPr>
          <w:p w14:paraId="67BF964C" w14:textId="77777777" w:rsidR="00016AD3" w:rsidRDefault="008742D2">
            <w:pPr>
              <w:spacing w:before="0"/>
              <w:rPr>
                <w:b/>
                <w:i/>
              </w:rPr>
            </w:pPr>
            <w:r>
              <w:rPr>
                <w:b/>
                <w:i/>
              </w:rPr>
              <w:t>N</w:t>
            </w:r>
          </w:p>
        </w:tc>
        <w:tc>
          <w:tcPr>
            <w:tcW w:w="1560" w:type="dxa"/>
            <w:vAlign w:val="center"/>
          </w:tcPr>
          <w:p w14:paraId="3BF5D79F" w14:textId="77777777" w:rsidR="00016AD3" w:rsidRDefault="008742D2">
            <w:pPr>
              <w:spacing w:before="0"/>
            </w:pPr>
            <w:r>
              <w:t>19</w:t>
            </w:r>
          </w:p>
        </w:tc>
        <w:tc>
          <w:tcPr>
            <w:tcW w:w="1560" w:type="dxa"/>
            <w:vAlign w:val="center"/>
          </w:tcPr>
          <w:p w14:paraId="615DCBD2" w14:textId="77777777" w:rsidR="00016AD3" w:rsidRDefault="008742D2">
            <w:pPr>
              <w:spacing w:before="0"/>
            </w:pPr>
            <w:r>
              <w:t>11</w:t>
            </w:r>
          </w:p>
        </w:tc>
        <w:tc>
          <w:tcPr>
            <w:tcW w:w="1560" w:type="dxa"/>
            <w:vAlign w:val="center"/>
          </w:tcPr>
          <w:p w14:paraId="6661280E" w14:textId="77777777" w:rsidR="00016AD3" w:rsidRDefault="008742D2">
            <w:pPr>
              <w:spacing w:before="0"/>
            </w:pPr>
            <w:r>
              <w:t>12</w:t>
            </w:r>
          </w:p>
        </w:tc>
        <w:tc>
          <w:tcPr>
            <w:tcW w:w="1560" w:type="dxa"/>
            <w:vAlign w:val="center"/>
          </w:tcPr>
          <w:p w14:paraId="384A8916" w14:textId="77777777" w:rsidR="00016AD3" w:rsidRDefault="008742D2">
            <w:pPr>
              <w:spacing w:before="0"/>
            </w:pPr>
            <w:r>
              <w:t>10</w:t>
            </w:r>
          </w:p>
        </w:tc>
      </w:tr>
      <w:tr w:rsidR="00016AD3" w14:paraId="4A10F02F" w14:textId="77777777">
        <w:tc>
          <w:tcPr>
            <w:tcW w:w="3555" w:type="dxa"/>
            <w:vAlign w:val="center"/>
          </w:tcPr>
          <w:p w14:paraId="46DF374B" w14:textId="77777777" w:rsidR="00016AD3" w:rsidRDefault="008742D2">
            <w:pPr>
              <w:spacing w:before="0"/>
              <w:rPr>
                <w:b/>
              </w:rPr>
            </w:pPr>
            <w:r>
              <w:rPr>
                <w:b/>
              </w:rPr>
              <w:t>Mean age at session 1 (</w:t>
            </w:r>
            <w:proofErr w:type="spellStart"/>
            <w:r>
              <w:rPr>
                <w:b/>
              </w:rPr>
              <w:t>yrs;mths</w:t>
            </w:r>
            <w:proofErr w:type="spellEnd"/>
            <w:r>
              <w:rPr>
                <w:b/>
              </w:rPr>
              <w:t>)</w:t>
            </w:r>
          </w:p>
        </w:tc>
        <w:tc>
          <w:tcPr>
            <w:tcW w:w="1560" w:type="dxa"/>
            <w:vAlign w:val="center"/>
          </w:tcPr>
          <w:p w14:paraId="7C59008C" w14:textId="77777777" w:rsidR="00016AD3" w:rsidRDefault="008742D2">
            <w:pPr>
              <w:spacing w:before="0"/>
            </w:pPr>
            <w:r>
              <w:t>24;2</w:t>
            </w:r>
          </w:p>
        </w:tc>
        <w:tc>
          <w:tcPr>
            <w:tcW w:w="1560" w:type="dxa"/>
            <w:vAlign w:val="center"/>
          </w:tcPr>
          <w:p w14:paraId="7D7705EC" w14:textId="77777777" w:rsidR="00016AD3" w:rsidRDefault="008742D2">
            <w:pPr>
              <w:spacing w:before="0"/>
            </w:pPr>
            <w:r>
              <w:t>22;8</w:t>
            </w:r>
          </w:p>
        </w:tc>
        <w:tc>
          <w:tcPr>
            <w:tcW w:w="1560" w:type="dxa"/>
            <w:vAlign w:val="center"/>
          </w:tcPr>
          <w:p w14:paraId="5A2B33BB" w14:textId="77777777" w:rsidR="00016AD3" w:rsidRDefault="008742D2">
            <w:pPr>
              <w:spacing w:before="0"/>
            </w:pPr>
            <w:r>
              <w:t>27;1</w:t>
            </w:r>
          </w:p>
        </w:tc>
        <w:tc>
          <w:tcPr>
            <w:tcW w:w="1560" w:type="dxa"/>
            <w:vAlign w:val="center"/>
          </w:tcPr>
          <w:p w14:paraId="466C76A8" w14:textId="77777777" w:rsidR="00016AD3" w:rsidRDefault="008742D2">
            <w:pPr>
              <w:spacing w:before="0"/>
            </w:pPr>
            <w:r>
              <w:t>26;3</w:t>
            </w:r>
          </w:p>
        </w:tc>
      </w:tr>
      <w:tr w:rsidR="00016AD3" w14:paraId="5686E958" w14:textId="77777777">
        <w:tc>
          <w:tcPr>
            <w:tcW w:w="3555" w:type="dxa"/>
            <w:vAlign w:val="center"/>
          </w:tcPr>
          <w:p w14:paraId="06DB1D29" w14:textId="77777777" w:rsidR="00016AD3" w:rsidRDefault="008742D2">
            <w:pPr>
              <w:spacing w:before="0"/>
              <w:rPr>
                <w:b/>
              </w:rPr>
            </w:pPr>
            <w:r>
              <w:rPr>
                <w:b/>
              </w:rPr>
              <w:t>Mean prior BSL exposure (</w:t>
            </w:r>
            <w:proofErr w:type="spellStart"/>
            <w:r>
              <w:rPr>
                <w:b/>
              </w:rPr>
              <w:t>y;m</w:t>
            </w:r>
            <w:proofErr w:type="spellEnd"/>
            <w:r>
              <w:rPr>
                <w:b/>
              </w:rPr>
              <w:t>)</w:t>
            </w:r>
          </w:p>
        </w:tc>
        <w:tc>
          <w:tcPr>
            <w:tcW w:w="1560" w:type="dxa"/>
            <w:vAlign w:val="center"/>
          </w:tcPr>
          <w:p w14:paraId="1EFA5875" w14:textId="77777777" w:rsidR="00016AD3" w:rsidRDefault="008742D2">
            <w:pPr>
              <w:spacing w:before="0"/>
            </w:pPr>
            <w:r>
              <w:t>3;1</w:t>
            </w:r>
          </w:p>
        </w:tc>
        <w:tc>
          <w:tcPr>
            <w:tcW w:w="1560" w:type="dxa"/>
            <w:vAlign w:val="center"/>
          </w:tcPr>
          <w:p w14:paraId="05203A94" w14:textId="77777777" w:rsidR="00016AD3" w:rsidRDefault="008742D2">
            <w:pPr>
              <w:spacing w:before="0"/>
            </w:pPr>
            <w:r>
              <w:t>1;8</w:t>
            </w:r>
          </w:p>
        </w:tc>
        <w:tc>
          <w:tcPr>
            <w:tcW w:w="1560" w:type="dxa"/>
            <w:vAlign w:val="center"/>
          </w:tcPr>
          <w:p w14:paraId="4073EA7A" w14:textId="77777777" w:rsidR="00016AD3" w:rsidRDefault="008742D2">
            <w:pPr>
              <w:spacing w:before="0"/>
            </w:pPr>
            <w:r>
              <w:t>1;4</w:t>
            </w:r>
          </w:p>
        </w:tc>
        <w:tc>
          <w:tcPr>
            <w:tcW w:w="1560" w:type="dxa"/>
            <w:vAlign w:val="center"/>
          </w:tcPr>
          <w:p w14:paraId="39F71254" w14:textId="77777777" w:rsidR="00016AD3" w:rsidRDefault="008742D2">
            <w:pPr>
              <w:spacing w:before="0"/>
            </w:pPr>
            <w:r>
              <w:t>4;10</w:t>
            </w:r>
          </w:p>
        </w:tc>
      </w:tr>
      <w:tr w:rsidR="00016AD3" w14:paraId="3C4C0812" w14:textId="77777777">
        <w:trPr>
          <w:trHeight w:val="270"/>
        </w:trPr>
        <w:tc>
          <w:tcPr>
            <w:tcW w:w="3555" w:type="dxa"/>
            <w:vAlign w:val="center"/>
          </w:tcPr>
          <w:p w14:paraId="10B2C417" w14:textId="77777777" w:rsidR="00016AD3" w:rsidRDefault="008742D2">
            <w:pPr>
              <w:spacing w:before="0"/>
              <w:rPr>
                <w:b/>
              </w:rPr>
            </w:pPr>
            <w:r>
              <w:rPr>
                <w:b/>
              </w:rPr>
              <w:t>Session 1 (pre-course)</w:t>
            </w:r>
          </w:p>
        </w:tc>
        <w:tc>
          <w:tcPr>
            <w:tcW w:w="1560" w:type="dxa"/>
            <w:vAlign w:val="bottom"/>
          </w:tcPr>
          <w:p w14:paraId="35196825" w14:textId="77777777" w:rsidR="00016AD3" w:rsidRDefault="008742D2">
            <w:pPr>
              <w:spacing w:before="0"/>
            </w:pPr>
            <w:r>
              <w:t>in-person</w:t>
            </w:r>
          </w:p>
        </w:tc>
        <w:tc>
          <w:tcPr>
            <w:tcW w:w="1560" w:type="dxa"/>
            <w:vAlign w:val="bottom"/>
          </w:tcPr>
          <w:p w14:paraId="2ABD195A" w14:textId="77777777" w:rsidR="00016AD3" w:rsidRDefault="008742D2">
            <w:pPr>
              <w:spacing w:before="0"/>
            </w:pPr>
            <w:r>
              <w:t>in-person</w:t>
            </w:r>
          </w:p>
        </w:tc>
        <w:tc>
          <w:tcPr>
            <w:tcW w:w="1560" w:type="dxa"/>
            <w:vAlign w:val="bottom"/>
          </w:tcPr>
          <w:p w14:paraId="3382573B" w14:textId="77777777" w:rsidR="00016AD3" w:rsidRDefault="008742D2">
            <w:pPr>
              <w:spacing w:before="0"/>
            </w:pPr>
            <w:r>
              <w:t>in-person</w:t>
            </w:r>
          </w:p>
        </w:tc>
        <w:tc>
          <w:tcPr>
            <w:tcW w:w="1560" w:type="dxa"/>
            <w:vAlign w:val="bottom"/>
          </w:tcPr>
          <w:p w14:paraId="2A593B7E" w14:textId="77777777" w:rsidR="00016AD3" w:rsidRDefault="008742D2">
            <w:pPr>
              <w:spacing w:before="0"/>
            </w:pPr>
            <w:r>
              <w:t>in-person</w:t>
            </w:r>
          </w:p>
        </w:tc>
      </w:tr>
      <w:tr w:rsidR="00016AD3" w14:paraId="0D15BA60" w14:textId="77777777">
        <w:tc>
          <w:tcPr>
            <w:tcW w:w="3555" w:type="dxa"/>
            <w:vAlign w:val="center"/>
          </w:tcPr>
          <w:p w14:paraId="4BDE7653" w14:textId="77777777" w:rsidR="00016AD3" w:rsidRDefault="008742D2">
            <w:pPr>
              <w:spacing w:before="0"/>
              <w:rPr>
                <w:b/>
              </w:rPr>
            </w:pPr>
            <w:r>
              <w:rPr>
                <w:b/>
              </w:rPr>
              <w:t>Session 2 (end of year 1)</w:t>
            </w:r>
          </w:p>
        </w:tc>
        <w:tc>
          <w:tcPr>
            <w:tcW w:w="1560" w:type="dxa"/>
            <w:vAlign w:val="bottom"/>
          </w:tcPr>
          <w:p w14:paraId="306E3B8D" w14:textId="77777777" w:rsidR="00016AD3" w:rsidRDefault="008742D2">
            <w:pPr>
              <w:spacing w:before="0"/>
            </w:pPr>
            <w:r>
              <w:t>n/a</w:t>
            </w:r>
          </w:p>
        </w:tc>
        <w:tc>
          <w:tcPr>
            <w:tcW w:w="1560" w:type="dxa"/>
            <w:vAlign w:val="bottom"/>
          </w:tcPr>
          <w:p w14:paraId="0FEF4B32" w14:textId="77777777" w:rsidR="00016AD3" w:rsidRDefault="008742D2">
            <w:pPr>
              <w:spacing w:before="0"/>
            </w:pPr>
            <w:r>
              <w:t>in-person</w:t>
            </w:r>
          </w:p>
        </w:tc>
        <w:tc>
          <w:tcPr>
            <w:tcW w:w="1560" w:type="dxa"/>
            <w:vAlign w:val="bottom"/>
          </w:tcPr>
          <w:p w14:paraId="6A246EC4" w14:textId="77777777" w:rsidR="00016AD3" w:rsidRDefault="008742D2">
            <w:pPr>
              <w:spacing w:before="0"/>
            </w:pPr>
            <w:r>
              <w:t>online</w:t>
            </w:r>
          </w:p>
        </w:tc>
        <w:tc>
          <w:tcPr>
            <w:tcW w:w="1560" w:type="dxa"/>
            <w:vAlign w:val="bottom"/>
          </w:tcPr>
          <w:p w14:paraId="12BA387C" w14:textId="77777777" w:rsidR="00016AD3" w:rsidRDefault="008742D2">
            <w:pPr>
              <w:spacing w:before="0"/>
            </w:pPr>
            <w:r>
              <w:t>online</w:t>
            </w:r>
          </w:p>
        </w:tc>
      </w:tr>
      <w:tr w:rsidR="00016AD3" w14:paraId="11F18A9F" w14:textId="77777777">
        <w:tc>
          <w:tcPr>
            <w:tcW w:w="3555" w:type="dxa"/>
            <w:vAlign w:val="center"/>
          </w:tcPr>
          <w:p w14:paraId="159BB9BD" w14:textId="77777777" w:rsidR="00016AD3" w:rsidRDefault="008742D2">
            <w:pPr>
              <w:spacing w:before="0"/>
              <w:rPr>
                <w:b/>
              </w:rPr>
            </w:pPr>
            <w:r>
              <w:rPr>
                <w:b/>
              </w:rPr>
              <w:t>Session 3 (end of year 2)</w:t>
            </w:r>
          </w:p>
        </w:tc>
        <w:tc>
          <w:tcPr>
            <w:tcW w:w="1560" w:type="dxa"/>
            <w:vAlign w:val="bottom"/>
          </w:tcPr>
          <w:p w14:paraId="1231385E" w14:textId="77777777" w:rsidR="00016AD3" w:rsidRDefault="008742D2">
            <w:pPr>
              <w:spacing w:before="0"/>
            </w:pPr>
            <w:r>
              <w:t>n/a</w:t>
            </w:r>
          </w:p>
        </w:tc>
        <w:tc>
          <w:tcPr>
            <w:tcW w:w="1560" w:type="dxa"/>
            <w:vAlign w:val="bottom"/>
          </w:tcPr>
          <w:p w14:paraId="054C242D" w14:textId="77777777" w:rsidR="00016AD3" w:rsidRDefault="008742D2">
            <w:pPr>
              <w:spacing w:before="0"/>
            </w:pPr>
            <w:r>
              <w:t>online</w:t>
            </w:r>
          </w:p>
        </w:tc>
        <w:tc>
          <w:tcPr>
            <w:tcW w:w="1560" w:type="dxa"/>
            <w:vAlign w:val="bottom"/>
          </w:tcPr>
          <w:p w14:paraId="55148466" w14:textId="77777777" w:rsidR="00016AD3" w:rsidRDefault="008742D2">
            <w:pPr>
              <w:spacing w:before="0"/>
            </w:pPr>
            <w:r>
              <w:t>online</w:t>
            </w:r>
          </w:p>
        </w:tc>
        <w:tc>
          <w:tcPr>
            <w:tcW w:w="1560" w:type="dxa"/>
            <w:vAlign w:val="bottom"/>
          </w:tcPr>
          <w:p w14:paraId="0F2823C9" w14:textId="77777777" w:rsidR="00016AD3" w:rsidRDefault="008742D2">
            <w:pPr>
              <w:spacing w:before="0"/>
            </w:pPr>
            <w:r>
              <w:t>online</w:t>
            </w:r>
          </w:p>
        </w:tc>
      </w:tr>
      <w:tr w:rsidR="00016AD3" w14:paraId="0552E7F8" w14:textId="77777777">
        <w:tc>
          <w:tcPr>
            <w:tcW w:w="3555" w:type="dxa"/>
            <w:vAlign w:val="center"/>
          </w:tcPr>
          <w:p w14:paraId="7A5FBCDE" w14:textId="77777777" w:rsidR="00016AD3" w:rsidRDefault="008742D2">
            <w:pPr>
              <w:spacing w:before="0"/>
              <w:rPr>
                <w:b/>
              </w:rPr>
            </w:pPr>
            <w:r>
              <w:rPr>
                <w:b/>
              </w:rPr>
              <w:t>Session 4 (midway year 3)</w:t>
            </w:r>
          </w:p>
        </w:tc>
        <w:tc>
          <w:tcPr>
            <w:tcW w:w="1560" w:type="dxa"/>
            <w:vAlign w:val="bottom"/>
          </w:tcPr>
          <w:p w14:paraId="45DD78F3" w14:textId="77777777" w:rsidR="00016AD3" w:rsidRDefault="008742D2">
            <w:pPr>
              <w:spacing w:before="0"/>
            </w:pPr>
            <w:r>
              <w:t>n/a</w:t>
            </w:r>
          </w:p>
        </w:tc>
        <w:tc>
          <w:tcPr>
            <w:tcW w:w="1560" w:type="dxa"/>
            <w:vAlign w:val="bottom"/>
          </w:tcPr>
          <w:p w14:paraId="5C75D61F" w14:textId="77777777" w:rsidR="00016AD3" w:rsidRDefault="008742D2">
            <w:pPr>
              <w:spacing w:before="0"/>
            </w:pPr>
            <w:r>
              <w:t>n/a</w:t>
            </w:r>
          </w:p>
        </w:tc>
        <w:tc>
          <w:tcPr>
            <w:tcW w:w="1560" w:type="dxa"/>
            <w:vAlign w:val="bottom"/>
          </w:tcPr>
          <w:p w14:paraId="2FA446EB" w14:textId="77777777" w:rsidR="00016AD3" w:rsidRDefault="008742D2">
            <w:pPr>
              <w:spacing w:before="0"/>
            </w:pPr>
            <w:r>
              <w:t>online</w:t>
            </w:r>
          </w:p>
        </w:tc>
        <w:tc>
          <w:tcPr>
            <w:tcW w:w="1560" w:type="dxa"/>
            <w:vAlign w:val="bottom"/>
          </w:tcPr>
          <w:p w14:paraId="4C416F2D" w14:textId="77777777" w:rsidR="00016AD3" w:rsidRDefault="008742D2">
            <w:pPr>
              <w:spacing w:before="0"/>
            </w:pPr>
            <w:r>
              <w:t>online</w:t>
            </w:r>
          </w:p>
        </w:tc>
      </w:tr>
    </w:tbl>
    <w:p w14:paraId="5899C7AB" w14:textId="77777777" w:rsidR="00016AD3" w:rsidRDefault="00016AD3"/>
    <w:p w14:paraId="1E8DDC44" w14:textId="77777777" w:rsidR="00016AD3" w:rsidRDefault="008742D2">
      <w:pPr>
        <w:pStyle w:val="Heading2"/>
      </w:pPr>
      <w:bookmarkStart w:id="65" w:name="_heading=h.65jnznn96r27" w:colFirst="0" w:colLast="0"/>
      <w:bookmarkEnd w:id="65"/>
      <w:r>
        <w:t>Longitudinal study design</w:t>
      </w:r>
    </w:p>
    <w:p w14:paraId="4347DAD2" w14:textId="6D083625" w:rsidR="00016AD3" w:rsidRDefault="008742D2">
      <w:r>
        <w:lastRenderedPageBreak/>
        <w:t>Participants were tested on a battery of cognitive and linguistic assessments at four sessions, approximately one year apart. Session one was before beginning the program and thus, for most participants, before critical exposure to BSL had begun. Session two was at the end of the first year of the course and the third session was at the end of the second year, before students began their placement</w:t>
      </w:r>
      <w:ins w:id="66" w:author="Freya Watkins (PhD Psychology Lab PT)" w:date="2022-07-11T11:04:00Z">
        <w:r w:rsidR="00A613B9">
          <w:t>/internship</w:t>
        </w:r>
      </w:ins>
      <w:r>
        <w:t xml:space="preserve"> years. The fourth and final session was halfway through this placement year. Due to disruption related to the Covid-19 pandemic (e.g. lack of equipment or suitable space for remote participation at home) as well as students dropping out of their courses or not being interested in further participation at later test sessions, it was not possible to re-test all participants at test sessions two to four. Furthermore, the online testing at later sessions was spread out more than planned compared to pre-pandemic testing, which was carried out in-person on the Heriot-Watt and Wolverhampton University campuses.</w:t>
      </w:r>
    </w:p>
    <w:p w14:paraId="36A27405" w14:textId="77777777" w:rsidR="00016AD3" w:rsidRDefault="008742D2">
      <w:pPr>
        <w:pStyle w:val="Heading2"/>
      </w:pPr>
      <w:bookmarkStart w:id="67" w:name="_heading=h.mo4rvl8ishbu" w:colFirst="0" w:colLast="0"/>
      <w:bookmarkEnd w:id="67"/>
      <w:r>
        <w:t>Description of Test Battery</w:t>
      </w:r>
    </w:p>
    <w:p w14:paraId="1149B378" w14:textId="77777777" w:rsidR="00016AD3" w:rsidRDefault="008742D2">
      <w:r>
        <w:t>First, the cognitive and linguistic aptitude assessments comprising the predictor variables are described, followed by the BSL and SLI assessments which make up the outcome variables.</w:t>
      </w:r>
    </w:p>
    <w:p w14:paraId="5376B94A" w14:textId="77777777" w:rsidR="00016AD3" w:rsidRDefault="008742D2">
      <w:pPr>
        <w:pStyle w:val="Heading3"/>
      </w:pPr>
      <w:bookmarkStart w:id="68" w:name="_heading=h.xa9bbqvlwvdt" w:colFirst="0" w:colLast="0"/>
      <w:bookmarkEnd w:id="68"/>
      <w:r>
        <w:t>Predictor Variables</w:t>
      </w:r>
    </w:p>
    <w:p w14:paraId="0CAF3CA7" w14:textId="77777777" w:rsidR="00016AD3" w:rsidRDefault="008742D2">
      <w:pPr>
        <w:pStyle w:val="Heading4"/>
        <w:rPr>
          <w:i/>
        </w:rPr>
      </w:pPr>
      <w:bookmarkStart w:id="69" w:name="_heading=h.ud80oicqj2sk" w:colFirst="0" w:colLast="0"/>
      <w:bookmarkEnd w:id="69"/>
      <w:r>
        <w:rPr>
          <w:i/>
        </w:rPr>
        <w:t>Working memory tasks</w:t>
      </w:r>
    </w:p>
    <w:p w14:paraId="39B6944E" w14:textId="77777777" w:rsidR="00016AD3" w:rsidRDefault="008742D2">
      <w:r>
        <w:t>As a measure of multimodal WM, participants completed the Psychology Experiment Building Language (PEBL; Mueller, 2014; Mueller and Piper, 2014) test battery version of the dual n-back task (</w:t>
      </w:r>
      <w:proofErr w:type="spellStart"/>
      <w:r>
        <w:t>Jaeggi</w:t>
      </w:r>
      <w:proofErr w:type="spellEnd"/>
      <w:r>
        <w:t xml:space="preserve"> et al., 2008). In the task, participants must simultaneously recall a sequence of letters presented auditorily as well as the spatial location of a sequence of squares presented visually on a grid. Participants press a button when the letter or square location matches the letter or square location presented</w:t>
      </w:r>
      <w:r>
        <w:rPr>
          <w:i/>
        </w:rPr>
        <w:t xml:space="preserve"> n</w:t>
      </w:r>
      <w:r>
        <w:t xml:space="preserve"> trials ago. The task has one block each of 1-back, 2-</w:t>
      </w:r>
      <w:proofErr w:type="gramStart"/>
      <w:r>
        <w:t>back</w:t>
      </w:r>
      <w:proofErr w:type="gramEnd"/>
      <w:r>
        <w:t xml:space="preserve"> and 3-back trials. The dependent measure was combined accuracy (average accuracy across both letter-matching and spatial matching).</w:t>
      </w:r>
    </w:p>
    <w:p w14:paraId="2C6452AC" w14:textId="77777777" w:rsidR="00016AD3" w:rsidRDefault="008742D2">
      <w:r>
        <w:t xml:space="preserve">For visuospatial WM, participants completed the PEBL version of the </w:t>
      </w:r>
      <w:proofErr w:type="spellStart"/>
      <w:r>
        <w:t>Corsi</w:t>
      </w:r>
      <w:proofErr w:type="spellEnd"/>
      <w:r>
        <w:t xml:space="preserve"> block-tapping task (</w:t>
      </w:r>
      <w:proofErr w:type="spellStart"/>
      <w:r>
        <w:t>Corsi</w:t>
      </w:r>
      <w:proofErr w:type="spellEnd"/>
      <w:r>
        <w:t xml:space="preserve">, 1972; </w:t>
      </w:r>
      <w:proofErr w:type="spellStart"/>
      <w:r>
        <w:t>Kessels</w:t>
      </w:r>
      <w:proofErr w:type="spellEnd"/>
      <w:r>
        <w:t xml:space="preserve"> et al., 2000). In the task, participants must memorize the order in which a sequence of blocks change color and then click the blocks in the same order. The sequence gets progressively longer as the task goes on. The dependent measure was the number of correct responses.</w:t>
      </w:r>
    </w:p>
    <w:p w14:paraId="1FC45E43" w14:textId="77777777" w:rsidR="00016AD3" w:rsidRDefault="008742D2">
      <w:r>
        <w:t>As a measure of auditory WM, participants completed the PEBL test battery version of the Digit Span task (</w:t>
      </w:r>
      <w:proofErr w:type="spellStart"/>
      <w:r>
        <w:t>Croschere</w:t>
      </w:r>
      <w:proofErr w:type="spellEnd"/>
      <w:r>
        <w:t xml:space="preserve"> et al., 2012). In this task, participants must remember a sequence of numbers presented auditorily number-by-number, and then type in the sequence of numbers as it was heard. The sequence of numbers gets progressively longer as the task goes on. The dependent measure was accuracy of responses.</w:t>
      </w:r>
    </w:p>
    <w:p w14:paraId="4B60F8A5" w14:textId="77777777" w:rsidR="00016AD3" w:rsidRDefault="008742D2">
      <w:pPr>
        <w:rPr>
          <w:i/>
        </w:rPr>
      </w:pPr>
      <w:r>
        <w:rPr>
          <w:noProof/>
        </w:rPr>
        <w:lastRenderedPageBreak/>
        <w:drawing>
          <wp:inline distT="114300" distB="114300" distL="114300" distR="114300" wp14:anchorId="58A53D49" wp14:editId="562CF083">
            <wp:extent cx="6208395" cy="1485900"/>
            <wp:effectExtent l="0" t="0" r="0" b="0"/>
            <wp:docPr id="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208395" cy="1485900"/>
                    </a:xfrm>
                    <a:prstGeom prst="rect">
                      <a:avLst/>
                    </a:prstGeom>
                    <a:ln/>
                  </pic:spPr>
                </pic:pic>
              </a:graphicData>
            </a:graphic>
          </wp:inline>
        </w:drawing>
      </w:r>
      <w:r>
        <w:br/>
      </w:r>
      <w:r>
        <w:rPr>
          <w:i/>
        </w:rPr>
        <w:t xml:space="preserve">Figure 1: Example stills from the working memory tasks used in the study: a) Dual n-back task (multimodal WM); b) </w:t>
      </w:r>
      <w:proofErr w:type="spellStart"/>
      <w:r>
        <w:rPr>
          <w:i/>
        </w:rPr>
        <w:t>Corsi</w:t>
      </w:r>
      <w:proofErr w:type="spellEnd"/>
      <w:r>
        <w:rPr>
          <w:i/>
        </w:rPr>
        <w:t xml:space="preserve"> blocks task (visuospatial WM); c) Digit span task (auditory WM).</w:t>
      </w:r>
    </w:p>
    <w:p w14:paraId="622FB6A5" w14:textId="77777777" w:rsidR="00016AD3" w:rsidRDefault="008742D2">
      <w:pPr>
        <w:pStyle w:val="Heading4"/>
        <w:rPr>
          <w:i/>
        </w:rPr>
      </w:pPr>
      <w:bookmarkStart w:id="70" w:name="_heading=h.bhcgu6999svq" w:colFirst="0" w:colLast="0"/>
      <w:bookmarkEnd w:id="70"/>
      <w:r>
        <w:rPr>
          <w:i/>
        </w:rPr>
        <w:t>Mental rotation tasks</w:t>
      </w:r>
    </w:p>
    <w:p w14:paraId="5B7EB693" w14:textId="77777777" w:rsidR="00016AD3" w:rsidRDefault="008742D2">
      <w:pPr>
        <w:rPr>
          <w:i/>
        </w:rPr>
      </w:pPr>
      <w:r>
        <w:t xml:space="preserve">At sessions one and two, HW1 participants completed the simple 2D PEBL mental rotation task (Shepard and Metzler, 1988; </w:t>
      </w:r>
      <w:proofErr w:type="spellStart"/>
      <w:r>
        <w:t>Berteau-Pavy</w:t>
      </w:r>
      <w:proofErr w:type="spellEnd"/>
      <w:r>
        <w:t xml:space="preserve">, </w:t>
      </w:r>
      <w:proofErr w:type="spellStart"/>
      <w:r>
        <w:t>Raber</w:t>
      </w:r>
      <w:proofErr w:type="spellEnd"/>
      <w:r>
        <w:t xml:space="preserve"> and Piper, 2011). The HW2 and WV groups also completed this task at sessions three and four. In this task, participants must decide if two shapes presented side-by-side on screen are the same or different by mentally rotating them. The dependent measure was a speed-accuracy trade off-score which combines RT and accuracy measures</w:t>
      </w:r>
      <w:r w:rsidR="007B3538">
        <w:t>,</w:t>
      </w:r>
      <w:r>
        <w:t xml:space="preserve"> and was calculated using the Balanced Integration Score (</w:t>
      </w:r>
      <w:proofErr w:type="spellStart"/>
      <w:r>
        <w:t>Liesefeld</w:t>
      </w:r>
      <w:proofErr w:type="spellEnd"/>
      <w:r>
        <w:t xml:space="preserve">, Fu and Zimmer, 2015; </w:t>
      </w:r>
      <w:proofErr w:type="spellStart"/>
      <w:r>
        <w:t>Liesefeld</w:t>
      </w:r>
      <w:proofErr w:type="spellEnd"/>
      <w:r>
        <w:t xml:space="preserve"> and </w:t>
      </w:r>
      <w:proofErr w:type="spellStart"/>
      <w:r>
        <w:t>Janczy</w:t>
      </w:r>
      <w:proofErr w:type="spellEnd"/>
      <w:r>
        <w:t xml:space="preserve"> 2019).</w:t>
      </w:r>
    </w:p>
    <w:p w14:paraId="272F0F0E" w14:textId="0FE4CE79" w:rsidR="00016AD3" w:rsidRDefault="008742D2">
      <w:r>
        <w:t xml:space="preserve">For 3D mental rotation, participants completed a 3D block rotation task comprising 96 three-dimensional stimuli validated by </w:t>
      </w:r>
      <w:proofErr w:type="spellStart"/>
      <w:r>
        <w:t>Ganis</w:t>
      </w:r>
      <w:proofErr w:type="spellEnd"/>
      <w:r>
        <w:t xml:space="preserve"> and </w:t>
      </w:r>
      <w:proofErr w:type="spellStart"/>
      <w:r>
        <w:t>Kievit</w:t>
      </w:r>
      <w:proofErr w:type="spellEnd"/>
      <w:r>
        <w:t xml:space="preserve"> (2015). The task </w:t>
      </w:r>
      <w:ins w:id="71" w:author="Freya Watkins" w:date="2022-06-18T09:34:00Z">
        <w:r>
          <w:t xml:space="preserve">was created using </w:t>
        </w:r>
        <w:proofErr w:type="spellStart"/>
        <w:r>
          <w:t>PsychoPy</w:t>
        </w:r>
        <w:proofErr w:type="spellEnd"/>
        <w:r>
          <w:t>/</w:t>
        </w:r>
        <w:proofErr w:type="spellStart"/>
        <w:r>
          <w:t>Pavlovia</w:t>
        </w:r>
        <w:proofErr w:type="spellEnd"/>
        <w:r>
          <w:t xml:space="preserve"> (Peirce et al., 2022) and </w:t>
        </w:r>
      </w:ins>
      <w:r>
        <w:t xml:space="preserve">is freely available at </w:t>
      </w:r>
      <w:hyperlink r:id="rId9">
        <w:r>
          <w:rPr>
            <w:color w:val="1155CC"/>
            <w:u w:val="single"/>
          </w:rPr>
          <w:t>https://pavlovia.org/freyawatkins/</w:t>
        </w:r>
      </w:hyperlink>
      <w:hyperlink r:id="rId10">
        <w:r>
          <w:rPr>
            <w:color w:val="1155CC"/>
            <w:u w:val="single"/>
          </w:rPr>
          <w:t>block_rotation</w:t>
        </w:r>
      </w:hyperlink>
      <w:r>
        <w:t xml:space="preserve">. The task is a measure of MR around the vertical axis, where participants must decide whether two shapes presented side-by-side on screen are identical or mirror images by mentally rotating them as quickly and accurately as possible. The dependent measure was again a speed-accuracy trade-off score, combining RT and accuracy into a single measure. </w:t>
      </w:r>
    </w:p>
    <w:p w14:paraId="536143E8" w14:textId="6D0951C2" w:rsidR="00016AD3" w:rsidRDefault="008742D2">
      <w:r>
        <w:rPr>
          <w:noProof/>
        </w:rPr>
        <w:drawing>
          <wp:inline distT="114300" distB="114300" distL="114300" distR="114300" wp14:anchorId="1513A703" wp14:editId="2DFAD444">
            <wp:extent cx="6208395" cy="1854200"/>
            <wp:effectExtent l="0" t="0" r="0" b="0"/>
            <wp:docPr id="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208395" cy="1854200"/>
                    </a:xfrm>
                    <a:prstGeom prst="rect">
                      <a:avLst/>
                    </a:prstGeom>
                    <a:ln/>
                  </pic:spPr>
                </pic:pic>
              </a:graphicData>
            </a:graphic>
          </wp:inline>
        </w:drawing>
      </w:r>
      <w:r>
        <w:br/>
      </w:r>
      <w:r>
        <w:rPr>
          <w:i/>
        </w:rPr>
        <w:t>Figure 2: Example stills from the two mental rotation tasks used in the study: a) simple circular 2D shape rotation task</w:t>
      </w:r>
      <w:ins w:id="72" w:author="Freya Watkins" w:date="2022-06-24T11:45:00Z">
        <w:r>
          <w:rPr>
            <w:i/>
          </w:rPr>
          <w:t xml:space="preserve"> showing an example ‘same’ pair rotated 90°</w:t>
        </w:r>
      </w:ins>
      <w:r>
        <w:rPr>
          <w:i/>
        </w:rPr>
        <w:t>; b) 3D-rendered block rotation task around vertical axis only</w:t>
      </w:r>
      <w:ins w:id="73" w:author="Freya Watkins" w:date="2022-06-24T11:45:00Z">
        <w:r>
          <w:rPr>
            <w:i/>
          </w:rPr>
          <w:t>, showing an example ‘mirror’ pair rotated 150°.</w:t>
        </w:r>
      </w:ins>
    </w:p>
    <w:p w14:paraId="5577017C" w14:textId="77777777" w:rsidR="00016AD3" w:rsidRDefault="008742D2">
      <w:pPr>
        <w:pStyle w:val="Heading4"/>
        <w:rPr>
          <w:i/>
        </w:rPr>
      </w:pPr>
      <w:bookmarkStart w:id="74" w:name="_heading=h.4anlxsggkqya" w:colFirst="0" w:colLast="0"/>
      <w:bookmarkEnd w:id="74"/>
      <w:r>
        <w:rPr>
          <w:i/>
        </w:rPr>
        <w:t>Phonological encoding</w:t>
      </w:r>
    </w:p>
    <w:p w14:paraId="5180C298" w14:textId="77777777" w:rsidR="00016AD3" w:rsidRDefault="008742D2">
      <w:r>
        <w:t xml:space="preserve">At session one, the HW2 and WV groups completed the Number Learning subtest of the MLAT (Carroll and </w:t>
      </w:r>
      <w:proofErr w:type="spellStart"/>
      <w:r>
        <w:t>Sapon</w:t>
      </w:r>
      <w:proofErr w:type="spellEnd"/>
      <w:r>
        <w:t xml:space="preserve">, 1959; Carroll et al., 2010), which is a measure of ‘auditory alertness’ and phonological encoding. Participants are taught a number system in a made-up language through </w:t>
      </w:r>
      <w:r>
        <w:lastRenderedPageBreak/>
        <w:t>auditory input and tested by being asked to translate new combinations of numbers from the made-up language back into English numerals. The test features 43 items. The dependent measure was response accuracy.</w:t>
      </w:r>
    </w:p>
    <w:p w14:paraId="53B6252C" w14:textId="77777777" w:rsidR="00016AD3" w:rsidRDefault="008742D2">
      <w:pPr>
        <w:pStyle w:val="Heading4"/>
        <w:rPr>
          <w:i/>
        </w:rPr>
      </w:pPr>
      <w:bookmarkStart w:id="75" w:name="_heading=h.ycueun6rdp3" w:colFirst="0" w:colLast="0"/>
      <w:bookmarkEnd w:id="75"/>
      <w:r>
        <w:rPr>
          <w:i/>
        </w:rPr>
        <w:t>Linguistic tasks</w:t>
      </w:r>
    </w:p>
    <w:p w14:paraId="0DBCEEAA" w14:textId="77777777" w:rsidR="00016AD3" w:rsidRDefault="008742D2">
      <w:r>
        <w:t xml:space="preserve">As a measure of English reading comprehension, participants completed the revised </w:t>
      </w:r>
      <w:proofErr w:type="spellStart"/>
      <w:r>
        <w:t>Kirklees</w:t>
      </w:r>
      <w:proofErr w:type="spellEnd"/>
      <w:r>
        <w:t xml:space="preserve"> version of the Vernon Warden Reading Test (</w:t>
      </w:r>
      <w:proofErr w:type="spellStart"/>
      <w:r>
        <w:t>Hedderly</w:t>
      </w:r>
      <w:proofErr w:type="spellEnd"/>
      <w:r>
        <w:t>, 1996; Warden, 1956). In the task, participants must complete 42 sentences by selecting the most appropriate word to fill a gap from the five options provided. Participants were given ten minutes to complete the task, which was completed via pen and paper at face-to-face testing sessions and using a digitized version at online testing sessions. The dependent measure was test accuracy.</w:t>
      </w:r>
    </w:p>
    <w:p w14:paraId="241CB5E5" w14:textId="77777777" w:rsidR="00016AD3" w:rsidRDefault="008742D2">
      <w:r>
        <w:t xml:space="preserve">As a measure of summarizing ability, students had to listen to a short presentation (a TED talk on climate change and food, </w:t>
      </w:r>
      <w:proofErr w:type="spellStart"/>
      <w:r>
        <w:t>Ebi</w:t>
      </w:r>
      <w:proofErr w:type="spellEnd"/>
      <w:r>
        <w:t>, 2019) and afterwards suggest a title for the presentation and summarize the presentation in five key bullet points. The dependent measure was accuracy of the summary.</w:t>
      </w:r>
    </w:p>
    <w:p w14:paraId="7C7AC643" w14:textId="77777777" w:rsidR="00016AD3" w:rsidRDefault="008742D2">
      <w:pPr>
        <w:pStyle w:val="Heading4"/>
        <w:rPr>
          <w:i/>
        </w:rPr>
      </w:pPr>
      <w:bookmarkStart w:id="76" w:name="_heading=h.rms9i3nyysiq" w:colFirst="0" w:colLast="0"/>
      <w:bookmarkEnd w:id="76"/>
      <w:r>
        <w:rPr>
          <w:i/>
        </w:rPr>
        <w:t>Non-verbal reasoning</w:t>
      </w:r>
    </w:p>
    <w:p w14:paraId="0D1501C3" w14:textId="77777777" w:rsidR="00016AD3" w:rsidRDefault="008742D2">
      <w:r>
        <w:t>Participants completed the Matrices subtest from the Kaufman Brief Intelligence Test-2 (KBIT-2; Kaufman and Kaufman, 2004). In this task, participants are presented with visual stimuli with a specific rule or relationship, which participants must understand and then select the picture or pattern from the options provided that best fits that relationship or rule. Participants were given ten minutes to complete the task, which was completed via pen and paper at face-to-face testing sessions and using a digitized version and spreadsheet answer key at online testing sessions. The dependent measure was test accuracy.</w:t>
      </w:r>
    </w:p>
    <w:p w14:paraId="79F14E68" w14:textId="77777777" w:rsidR="00016AD3" w:rsidRDefault="008742D2">
      <w:pPr>
        <w:pStyle w:val="Heading4"/>
        <w:rPr>
          <w:i/>
        </w:rPr>
      </w:pPr>
      <w:bookmarkStart w:id="77" w:name="_heading=h.w7evtbsgtsjx" w:colFirst="0" w:colLast="0"/>
      <w:bookmarkEnd w:id="77"/>
      <w:r>
        <w:rPr>
          <w:i/>
        </w:rPr>
        <w:t>Impulsivity</w:t>
      </w:r>
    </w:p>
    <w:p w14:paraId="3959F14E" w14:textId="77777777" w:rsidR="00016AD3" w:rsidRDefault="008742D2">
      <w:r>
        <w:t xml:space="preserve">Participants completed the BIS-11 (Patton, </w:t>
      </w:r>
      <w:proofErr w:type="gramStart"/>
      <w:r>
        <w:t>Stanford</w:t>
      </w:r>
      <w:proofErr w:type="gramEnd"/>
      <w:r>
        <w:t xml:space="preserve"> and Barratt, 1995), a 30-item questionnaire, where they self-rate the frequency of their behavior and preferences regarding impulsivity. The dependent measure was the total score.</w:t>
      </w:r>
    </w:p>
    <w:p w14:paraId="4A8B0B30" w14:textId="77777777" w:rsidR="00016AD3" w:rsidRDefault="008742D2">
      <w:pPr>
        <w:pStyle w:val="Heading3"/>
      </w:pPr>
      <w:bookmarkStart w:id="78" w:name="_heading=h.ygt400qiwpy9" w:colFirst="0" w:colLast="0"/>
      <w:bookmarkEnd w:id="78"/>
      <w:r>
        <w:t>Outcome Variables</w:t>
      </w:r>
    </w:p>
    <w:p w14:paraId="5338FFB6" w14:textId="77777777" w:rsidR="00016AD3" w:rsidRDefault="008742D2">
      <w:pPr>
        <w:pStyle w:val="Heading4"/>
        <w:rPr>
          <w:i/>
        </w:rPr>
      </w:pPr>
      <w:bookmarkStart w:id="79" w:name="_heading=h.couzzuwwpy5h" w:colFirst="0" w:colLast="0"/>
      <w:bookmarkEnd w:id="79"/>
      <w:r>
        <w:rPr>
          <w:i/>
        </w:rPr>
        <w:t>BSL performance</w:t>
      </w:r>
    </w:p>
    <w:p w14:paraId="4CB6C9B3" w14:textId="77777777" w:rsidR="00016AD3" w:rsidRDefault="008742D2">
      <w:r>
        <w:t>All students at session one completed a copy-sign task, which was a measure of BSL reception and production. The task consists of ten BSL signs and three short BSL sentences which were presented twice by a Deaf L1 signer and had to be reproduced by the students as accurately as possible. Accuracy of BSL production was coded by a sign language interpreter, with marks for phonological parameters (handshape, movement, location, orientation, non-manual features) articulated correctly for individual signs as well as phrasing and prosody for sentences.</w:t>
      </w:r>
    </w:p>
    <w:p w14:paraId="1B64B70A" w14:textId="77777777" w:rsidR="00016AD3" w:rsidRDefault="008742D2">
      <w:r>
        <w:t>At sessions three and four students were tested on the BSL Sentence Reproduction Test (BSL-SRT; Cormier et al., 2012). The test involves viewing BSL sentences of increasing complexity and reproducing them as accurately. The test is therefore an assessment of both BSL comprehension and production. Videos of BSL production were coded for accuracy by an SLI instructor, with one mark for each sentence reproduced correctly.</w:t>
      </w:r>
    </w:p>
    <w:p w14:paraId="01CEBA67" w14:textId="0B972FD0" w:rsidR="00016AD3" w:rsidRDefault="008742D2">
      <w:r>
        <w:lastRenderedPageBreak/>
        <w:t>Module grades from BSL modules were collected from both semesters for the first two years of the course. For HW1 and HW2 students, grades included two first-year intensive practical modules in BSL and two second-year modules in Advanced BSL. For WV students, grades were made up of the first-year modules ‘Intermediate BSL Enhancement for Interpreters A, B and C’ and the second-year modules ‘Advanced BSL Enhancement for Interpreters A, B and C’</w:t>
      </w:r>
      <w:r>
        <w:rPr>
          <w:vertAlign w:val="superscript"/>
        </w:rPr>
        <w:footnoteReference w:id="1"/>
      </w:r>
      <w:r>
        <w:t>. Third-year grades mostly relate to student placements and are not included in analyses.</w:t>
      </w:r>
      <w:ins w:id="80" w:author="Freya Watkins" w:date="2022-06-08T13:10:00Z">
        <w:r>
          <w:t xml:space="preserve"> Grades follow the standard UK university grading system (0-100; whereby most marks fall between the range 40-80, see </w:t>
        </w:r>
      </w:ins>
      <w:r w:rsidR="007B3538">
        <w:t>e.g.</w:t>
      </w:r>
      <w:ins w:id="81" w:author="Freya Watkins" w:date="2022-06-08T13:10:00Z">
        <w:r>
          <w:t xml:space="preserve"> Yorke et al., 2000). </w:t>
        </w:r>
      </w:ins>
    </w:p>
    <w:p w14:paraId="72D1A4A2" w14:textId="77777777" w:rsidR="00016AD3" w:rsidRDefault="008742D2">
      <w:pPr>
        <w:pStyle w:val="Heading4"/>
        <w:rPr>
          <w:i/>
        </w:rPr>
      </w:pPr>
      <w:bookmarkStart w:id="82" w:name="_heading=h.qz4jdlxhiti0" w:colFirst="0" w:colLast="0"/>
      <w:bookmarkEnd w:id="82"/>
      <w:r>
        <w:rPr>
          <w:i/>
        </w:rPr>
        <w:t>SLI performance</w:t>
      </w:r>
    </w:p>
    <w:p w14:paraId="6FA5C2ED" w14:textId="3133D04A" w:rsidR="00016AD3" w:rsidRDefault="008742D2">
      <w:r>
        <w:t>At session four, HW2 and WV participants completed two consecutive interpreting tasks</w:t>
      </w:r>
      <w:ins w:id="83" w:author="Freya Watkins" w:date="2022-06-18T09:36:00Z">
        <w:r>
          <w:t xml:space="preserve"> hosted on </w:t>
        </w:r>
        <w:proofErr w:type="spellStart"/>
        <w:r>
          <w:t>GoReact</w:t>
        </w:r>
        <w:proofErr w:type="spellEnd"/>
        <w:r>
          <w:t xml:space="preserve"> (</w:t>
        </w:r>
        <w:proofErr w:type="spellStart"/>
        <w:r>
          <w:t>GoReact</w:t>
        </w:r>
        <w:proofErr w:type="spellEnd"/>
        <w:r>
          <w:t>, 2022)</w:t>
        </w:r>
      </w:ins>
      <w:r>
        <w:t>. In the first, they had to sequentially (not simultaneously) interpret a four-minute story from BSL into English. The story, signed by a L1 Deaf signer</w:t>
      </w:r>
      <w:ins w:id="84" w:author="Freya Watkins" w:date="2022-06-12T11:08:00Z">
        <w:r>
          <w:t xml:space="preserve"> in an informal register</w:t>
        </w:r>
      </w:ins>
      <w:r>
        <w:t>, was about receiving their Covid-19 vaccine. In the second task, students interpreted a</w:t>
      </w:r>
      <w:ins w:id="85" w:author="Freya Watkins" w:date="2022-06-12T11:07:00Z">
        <w:r>
          <w:t xml:space="preserve"> three-and-a-half-minute</w:t>
        </w:r>
      </w:ins>
      <w:del w:id="86" w:author="Freya Watkins" w:date="2022-06-12T11:07:00Z">
        <w:r>
          <w:delText>n</w:delText>
        </w:r>
      </w:del>
      <w:r>
        <w:t xml:space="preserve"> instructional video explaining the procedure for visiting a Covid-19 ward in a hospital from English into BSL</w:t>
      </w:r>
      <w:ins w:id="87" w:author="Freya Watkins" w:date="2022-06-12T11:08:00Z">
        <w:r>
          <w:t>, with a more formal register</w:t>
        </w:r>
      </w:ins>
      <w:r>
        <w:t>. Students were allowed to pause the video to ‘chunk’ their interpreting as they saw fit, this ‘chunking’ skill was also part of the assessment of the interpretation. These tasks were assessed by an SLI educator and graded like university assignments (0-100).</w:t>
      </w:r>
      <w:ins w:id="88" w:author="Freya Watkins" w:date="2022-06-13T08:58:00Z">
        <w:r>
          <w:t xml:space="preserve"> The total score for each consecutive interpreting task was calculated based on poise, style, consecutive management, comprehension, conceptual rendition, vocabulary, accuracy, </w:t>
        </w:r>
        <w:proofErr w:type="gramStart"/>
        <w:r>
          <w:t>repairs</w:t>
        </w:r>
        <w:proofErr w:type="gramEnd"/>
        <w:r>
          <w:t xml:space="preserve"> and an overall mark.</w:t>
        </w:r>
      </w:ins>
    </w:p>
    <w:p w14:paraId="4533FA67" w14:textId="77777777" w:rsidR="00016AD3" w:rsidRDefault="008742D2">
      <w:r>
        <w:t>Module grades from second-year interpreting modules were also collected. For HW1 and HW2 students, these comprised the ‘Introduction to Translation and Interpreting skills’ module and for WV students, the modules ‘Consecutive Interpreting 1 and 2’. Third-year grades mostly relate to student placements and are not included in analyses.</w:t>
      </w:r>
    </w:p>
    <w:p w14:paraId="761A2871" w14:textId="77777777" w:rsidR="00016AD3" w:rsidRDefault="008742D2">
      <w:pPr>
        <w:ind w:left="540"/>
        <w:rPr>
          <w:b/>
        </w:rPr>
      </w:pPr>
      <w:r>
        <w:rPr>
          <w:b/>
        </w:rPr>
        <w:t>Ethics approval statement</w:t>
      </w:r>
    </w:p>
    <w:p w14:paraId="648E6DE3" w14:textId="77777777" w:rsidR="00016AD3" w:rsidRDefault="008742D2">
      <w:r>
        <w:t>For the initial HW1 cohort, ethical approval was gained from Heriot-Watt University. For the HW2 and WV cohorts, approval was gained from the University of Birmingham Science, Technology, Engineering and Mathematics Ethical Review Committee (ERN_18-1170). Updated ethical approval was gained for later testing sessions which took place online due to the COVID-19 pandemic. All subjects gave written informed consent in accordance with the Declaration of Helsinki, as well as video consent for tasks where participants were filmed while signing.</w:t>
      </w:r>
    </w:p>
    <w:p w14:paraId="471A7A9A" w14:textId="77777777" w:rsidR="00016AD3" w:rsidRDefault="008742D2">
      <w:pPr>
        <w:pStyle w:val="Heading2"/>
      </w:pPr>
      <w:bookmarkStart w:id="89" w:name="_heading=h.b8vimq17j8tz" w:colFirst="0" w:colLast="0"/>
      <w:bookmarkEnd w:id="89"/>
      <w:r>
        <w:t>Test Procedure</w:t>
      </w:r>
    </w:p>
    <w:p w14:paraId="5DDE3751" w14:textId="77777777" w:rsidR="00016AD3" w:rsidRDefault="008742D2">
      <w:pPr>
        <w:keepNext/>
        <w:spacing w:before="0" w:after="200"/>
        <w:rPr>
          <w:i/>
        </w:rPr>
      </w:pPr>
      <w:bookmarkStart w:id="90" w:name="_Hlk108514170"/>
      <w:r>
        <w:rPr>
          <w:i/>
        </w:rPr>
        <w:t>Table 2: All skills assessed in the longitudinal study and the test/re-test procedure by cohort.</w:t>
      </w:r>
    </w:p>
    <w:tbl>
      <w:tblPr>
        <w:tblStyle w:val="a0"/>
        <w:tblW w:w="9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27"/>
        <w:gridCol w:w="1369"/>
        <w:gridCol w:w="1368"/>
        <w:gridCol w:w="1368"/>
        <w:gridCol w:w="1368"/>
      </w:tblGrid>
      <w:tr w:rsidR="00016AD3" w14:paraId="57551B9D" w14:textId="77777777">
        <w:trPr>
          <w:trHeight w:val="220"/>
        </w:trPr>
        <w:tc>
          <w:tcPr>
            <w:tcW w:w="4425" w:type="dxa"/>
            <w:vMerge w:val="restart"/>
            <w:vAlign w:val="bottom"/>
          </w:tcPr>
          <w:p w14:paraId="30FD024E" w14:textId="77777777" w:rsidR="00016AD3" w:rsidRDefault="008742D2">
            <w:pPr>
              <w:spacing w:before="0"/>
              <w:rPr>
                <w:b/>
              </w:rPr>
            </w:pPr>
            <w:r>
              <w:rPr>
                <w:b/>
              </w:rPr>
              <w:t>Skill (assessment)</w:t>
            </w:r>
          </w:p>
        </w:tc>
        <w:tc>
          <w:tcPr>
            <w:tcW w:w="5472" w:type="dxa"/>
            <w:gridSpan w:val="4"/>
            <w:vAlign w:val="bottom"/>
          </w:tcPr>
          <w:p w14:paraId="754E490B" w14:textId="77777777" w:rsidR="00016AD3" w:rsidRDefault="008742D2">
            <w:pPr>
              <w:spacing w:before="0"/>
              <w:jc w:val="center"/>
              <w:rPr>
                <w:b/>
              </w:rPr>
            </w:pPr>
            <w:r>
              <w:rPr>
                <w:b/>
              </w:rPr>
              <w:t>Session</w:t>
            </w:r>
          </w:p>
        </w:tc>
      </w:tr>
      <w:tr w:rsidR="00016AD3" w14:paraId="49DF7369" w14:textId="77777777">
        <w:trPr>
          <w:trHeight w:val="220"/>
        </w:trPr>
        <w:tc>
          <w:tcPr>
            <w:tcW w:w="4425" w:type="dxa"/>
            <w:vMerge/>
            <w:vAlign w:val="center"/>
          </w:tcPr>
          <w:p w14:paraId="7711302C" w14:textId="77777777" w:rsidR="00016AD3" w:rsidRDefault="00016AD3">
            <w:pPr>
              <w:spacing w:before="0"/>
              <w:rPr>
                <w:b/>
                <w:sz w:val="22"/>
                <w:szCs w:val="22"/>
              </w:rPr>
            </w:pPr>
          </w:p>
        </w:tc>
        <w:tc>
          <w:tcPr>
            <w:tcW w:w="1368" w:type="dxa"/>
            <w:vAlign w:val="center"/>
          </w:tcPr>
          <w:p w14:paraId="6971F587" w14:textId="77777777" w:rsidR="00016AD3" w:rsidRDefault="008742D2">
            <w:pPr>
              <w:spacing w:before="0"/>
              <w:jc w:val="center"/>
              <w:rPr>
                <w:b/>
              </w:rPr>
            </w:pPr>
            <w:r>
              <w:rPr>
                <w:b/>
              </w:rPr>
              <w:t>pre-degree</w:t>
            </w:r>
          </w:p>
        </w:tc>
        <w:tc>
          <w:tcPr>
            <w:tcW w:w="1368" w:type="dxa"/>
            <w:vAlign w:val="center"/>
          </w:tcPr>
          <w:p w14:paraId="53E52B76" w14:textId="77777777" w:rsidR="00016AD3" w:rsidRDefault="008742D2">
            <w:pPr>
              <w:spacing w:before="0"/>
              <w:jc w:val="center"/>
              <w:rPr>
                <w:b/>
              </w:rPr>
            </w:pPr>
            <w:r>
              <w:rPr>
                <w:b/>
              </w:rPr>
              <w:t>1st year</w:t>
            </w:r>
          </w:p>
        </w:tc>
        <w:tc>
          <w:tcPr>
            <w:tcW w:w="1368" w:type="dxa"/>
            <w:vAlign w:val="center"/>
          </w:tcPr>
          <w:p w14:paraId="19C12B88" w14:textId="77777777" w:rsidR="00016AD3" w:rsidRDefault="008742D2">
            <w:pPr>
              <w:spacing w:before="0"/>
              <w:jc w:val="center"/>
              <w:rPr>
                <w:b/>
              </w:rPr>
            </w:pPr>
            <w:r>
              <w:rPr>
                <w:b/>
              </w:rPr>
              <w:t>2nd year</w:t>
            </w:r>
          </w:p>
        </w:tc>
        <w:tc>
          <w:tcPr>
            <w:tcW w:w="1368" w:type="dxa"/>
            <w:vAlign w:val="center"/>
          </w:tcPr>
          <w:p w14:paraId="22AFB5D5" w14:textId="77777777" w:rsidR="00016AD3" w:rsidRDefault="008742D2">
            <w:pPr>
              <w:spacing w:before="0"/>
              <w:jc w:val="center"/>
              <w:rPr>
                <w:b/>
              </w:rPr>
            </w:pPr>
            <w:r>
              <w:rPr>
                <w:b/>
              </w:rPr>
              <w:t xml:space="preserve"> 3rd year</w:t>
            </w:r>
          </w:p>
        </w:tc>
      </w:tr>
      <w:tr w:rsidR="00016AD3" w14:paraId="1BBD86B6" w14:textId="77777777">
        <w:trPr>
          <w:trHeight w:val="220"/>
        </w:trPr>
        <w:tc>
          <w:tcPr>
            <w:tcW w:w="4425" w:type="dxa"/>
            <w:vMerge/>
            <w:vAlign w:val="center"/>
          </w:tcPr>
          <w:p w14:paraId="1C5B647B" w14:textId="77777777" w:rsidR="00016AD3" w:rsidRDefault="00016AD3">
            <w:pPr>
              <w:spacing w:before="0"/>
              <w:rPr>
                <w:b/>
                <w:sz w:val="22"/>
                <w:szCs w:val="22"/>
              </w:rPr>
            </w:pPr>
          </w:p>
        </w:tc>
        <w:tc>
          <w:tcPr>
            <w:tcW w:w="1368" w:type="dxa"/>
            <w:vAlign w:val="center"/>
          </w:tcPr>
          <w:p w14:paraId="792A7448" w14:textId="77777777" w:rsidR="00016AD3" w:rsidRDefault="008742D2">
            <w:pPr>
              <w:spacing w:before="0"/>
              <w:jc w:val="center"/>
            </w:pPr>
            <w:r>
              <w:rPr>
                <w:i/>
              </w:rPr>
              <w:t>n</w:t>
            </w:r>
            <w:r>
              <w:t>=33</w:t>
            </w:r>
          </w:p>
        </w:tc>
        <w:tc>
          <w:tcPr>
            <w:tcW w:w="1368" w:type="dxa"/>
            <w:vAlign w:val="center"/>
          </w:tcPr>
          <w:p w14:paraId="6CBBF7CC" w14:textId="77777777" w:rsidR="00016AD3" w:rsidRDefault="008742D2">
            <w:pPr>
              <w:spacing w:before="0"/>
              <w:jc w:val="center"/>
            </w:pPr>
            <w:r>
              <w:rPr>
                <w:i/>
              </w:rPr>
              <w:t>n</w:t>
            </w:r>
            <w:r>
              <w:t>=13</w:t>
            </w:r>
          </w:p>
        </w:tc>
        <w:tc>
          <w:tcPr>
            <w:tcW w:w="1368" w:type="dxa"/>
            <w:vAlign w:val="center"/>
          </w:tcPr>
          <w:p w14:paraId="021E40E1" w14:textId="77777777" w:rsidR="00016AD3" w:rsidRDefault="008742D2">
            <w:pPr>
              <w:spacing w:before="0"/>
              <w:jc w:val="center"/>
            </w:pPr>
            <w:r>
              <w:rPr>
                <w:i/>
              </w:rPr>
              <w:t>n</w:t>
            </w:r>
            <w:r>
              <w:t>=11</w:t>
            </w:r>
          </w:p>
        </w:tc>
        <w:tc>
          <w:tcPr>
            <w:tcW w:w="1368" w:type="dxa"/>
            <w:vAlign w:val="center"/>
          </w:tcPr>
          <w:p w14:paraId="5DAB9D47" w14:textId="77777777" w:rsidR="00016AD3" w:rsidRDefault="008742D2">
            <w:pPr>
              <w:spacing w:before="0"/>
              <w:jc w:val="center"/>
            </w:pPr>
            <w:r>
              <w:rPr>
                <w:i/>
              </w:rPr>
              <w:t>n</w:t>
            </w:r>
            <w:r>
              <w:t>=9</w:t>
            </w:r>
          </w:p>
        </w:tc>
      </w:tr>
      <w:tr w:rsidR="00016AD3" w14:paraId="3699CA80" w14:textId="77777777">
        <w:tc>
          <w:tcPr>
            <w:tcW w:w="4425" w:type="dxa"/>
            <w:vAlign w:val="center"/>
          </w:tcPr>
          <w:p w14:paraId="50E5BD65" w14:textId="77777777" w:rsidR="00016AD3" w:rsidRDefault="008742D2">
            <w:pPr>
              <w:spacing w:before="0"/>
            </w:pPr>
            <w:r>
              <w:t>Multimodal WM (Dual N-Back)</w:t>
            </w:r>
          </w:p>
        </w:tc>
        <w:tc>
          <w:tcPr>
            <w:tcW w:w="1368" w:type="dxa"/>
            <w:vAlign w:val="center"/>
          </w:tcPr>
          <w:p w14:paraId="189FBE42" w14:textId="77777777" w:rsidR="00016AD3" w:rsidRDefault="008742D2">
            <w:pPr>
              <w:spacing w:before="0"/>
            </w:pPr>
            <w:r>
              <w:t>All</w:t>
            </w:r>
          </w:p>
        </w:tc>
        <w:tc>
          <w:tcPr>
            <w:tcW w:w="1368" w:type="dxa"/>
            <w:vAlign w:val="center"/>
          </w:tcPr>
          <w:p w14:paraId="4352B967" w14:textId="77777777" w:rsidR="00016AD3" w:rsidRDefault="008742D2">
            <w:pPr>
              <w:spacing w:before="0"/>
            </w:pPr>
            <w:r>
              <w:t>All</w:t>
            </w:r>
          </w:p>
        </w:tc>
        <w:tc>
          <w:tcPr>
            <w:tcW w:w="1368" w:type="dxa"/>
            <w:vAlign w:val="center"/>
          </w:tcPr>
          <w:p w14:paraId="579F6C93" w14:textId="77777777" w:rsidR="00016AD3" w:rsidRDefault="008742D2">
            <w:pPr>
              <w:spacing w:before="0"/>
            </w:pPr>
            <w:r>
              <w:t>All</w:t>
            </w:r>
          </w:p>
        </w:tc>
        <w:tc>
          <w:tcPr>
            <w:tcW w:w="1368" w:type="dxa"/>
            <w:vAlign w:val="center"/>
          </w:tcPr>
          <w:p w14:paraId="1A151A2C" w14:textId="77777777" w:rsidR="00016AD3" w:rsidRDefault="008742D2">
            <w:pPr>
              <w:spacing w:before="0"/>
            </w:pPr>
            <w:r>
              <w:t>HW2, WV</w:t>
            </w:r>
          </w:p>
        </w:tc>
      </w:tr>
      <w:tr w:rsidR="00016AD3" w14:paraId="0931E385" w14:textId="77777777">
        <w:tc>
          <w:tcPr>
            <w:tcW w:w="4425" w:type="dxa"/>
            <w:vAlign w:val="center"/>
          </w:tcPr>
          <w:p w14:paraId="44FA5309" w14:textId="77777777" w:rsidR="00016AD3" w:rsidRDefault="008742D2">
            <w:pPr>
              <w:spacing w:before="0"/>
            </w:pPr>
            <w:r>
              <w:t>Visuospatial WM (</w:t>
            </w:r>
            <w:proofErr w:type="spellStart"/>
            <w:r>
              <w:t>Corsi</w:t>
            </w:r>
            <w:proofErr w:type="spellEnd"/>
            <w:r>
              <w:t xml:space="preserve"> Blocks)</w:t>
            </w:r>
          </w:p>
        </w:tc>
        <w:tc>
          <w:tcPr>
            <w:tcW w:w="1368" w:type="dxa"/>
            <w:vAlign w:val="center"/>
          </w:tcPr>
          <w:p w14:paraId="5250657F" w14:textId="77777777" w:rsidR="00016AD3" w:rsidRDefault="008742D2">
            <w:pPr>
              <w:spacing w:before="0"/>
            </w:pPr>
            <w:r>
              <w:t>All</w:t>
            </w:r>
          </w:p>
        </w:tc>
        <w:tc>
          <w:tcPr>
            <w:tcW w:w="1368" w:type="dxa"/>
            <w:vAlign w:val="center"/>
          </w:tcPr>
          <w:p w14:paraId="7152A22F" w14:textId="77777777" w:rsidR="00016AD3" w:rsidRDefault="008742D2">
            <w:pPr>
              <w:spacing w:before="0"/>
            </w:pPr>
            <w:r>
              <w:t>All</w:t>
            </w:r>
          </w:p>
        </w:tc>
        <w:tc>
          <w:tcPr>
            <w:tcW w:w="1368" w:type="dxa"/>
            <w:vAlign w:val="center"/>
          </w:tcPr>
          <w:p w14:paraId="0A24D83E" w14:textId="77777777" w:rsidR="00016AD3" w:rsidRDefault="008742D2">
            <w:pPr>
              <w:spacing w:before="0"/>
            </w:pPr>
            <w:r>
              <w:t>All</w:t>
            </w:r>
          </w:p>
        </w:tc>
        <w:tc>
          <w:tcPr>
            <w:tcW w:w="1368" w:type="dxa"/>
            <w:vAlign w:val="center"/>
          </w:tcPr>
          <w:p w14:paraId="42887D0B" w14:textId="77777777" w:rsidR="00016AD3" w:rsidRDefault="008742D2">
            <w:pPr>
              <w:spacing w:before="0"/>
            </w:pPr>
            <w:r>
              <w:t>HW2, WV</w:t>
            </w:r>
          </w:p>
        </w:tc>
      </w:tr>
      <w:tr w:rsidR="00016AD3" w14:paraId="7B4D5A40" w14:textId="77777777">
        <w:tc>
          <w:tcPr>
            <w:tcW w:w="4425" w:type="dxa"/>
            <w:vAlign w:val="center"/>
          </w:tcPr>
          <w:p w14:paraId="59F21498" w14:textId="77777777" w:rsidR="00016AD3" w:rsidRDefault="008742D2">
            <w:pPr>
              <w:spacing w:before="0"/>
            </w:pPr>
            <w:r>
              <w:lastRenderedPageBreak/>
              <w:t>Auditory WM (Digit Span)</w:t>
            </w:r>
          </w:p>
        </w:tc>
        <w:tc>
          <w:tcPr>
            <w:tcW w:w="1368" w:type="dxa"/>
            <w:vAlign w:val="center"/>
          </w:tcPr>
          <w:p w14:paraId="370CFCA9" w14:textId="77777777" w:rsidR="00016AD3" w:rsidRDefault="008742D2">
            <w:pPr>
              <w:spacing w:before="0"/>
            </w:pPr>
            <w:r>
              <w:t>HW2, WV</w:t>
            </w:r>
          </w:p>
        </w:tc>
        <w:tc>
          <w:tcPr>
            <w:tcW w:w="1368" w:type="dxa"/>
            <w:vAlign w:val="center"/>
          </w:tcPr>
          <w:p w14:paraId="0845B963" w14:textId="77777777" w:rsidR="00016AD3" w:rsidRDefault="008742D2">
            <w:pPr>
              <w:spacing w:before="0"/>
            </w:pPr>
            <w:r>
              <w:t>-</w:t>
            </w:r>
          </w:p>
        </w:tc>
        <w:tc>
          <w:tcPr>
            <w:tcW w:w="1368" w:type="dxa"/>
            <w:vAlign w:val="center"/>
          </w:tcPr>
          <w:p w14:paraId="75E5C435" w14:textId="77777777" w:rsidR="00016AD3" w:rsidRDefault="008742D2">
            <w:pPr>
              <w:spacing w:before="0"/>
            </w:pPr>
            <w:r>
              <w:t>HW2, WV</w:t>
            </w:r>
          </w:p>
        </w:tc>
        <w:tc>
          <w:tcPr>
            <w:tcW w:w="1368" w:type="dxa"/>
            <w:vAlign w:val="center"/>
          </w:tcPr>
          <w:p w14:paraId="0AA51CC5" w14:textId="77777777" w:rsidR="00016AD3" w:rsidRDefault="008742D2">
            <w:pPr>
              <w:spacing w:before="0"/>
            </w:pPr>
            <w:r>
              <w:t>HW2, WV</w:t>
            </w:r>
          </w:p>
        </w:tc>
      </w:tr>
      <w:tr w:rsidR="00016AD3" w14:paraId="2CC76ED1" w14:textId="77777777">
        <w:tc>
          <w:tcPr>
            <w:tcW w:w="4425" w:type="dxa"/>
            <w:vAlign w:val="center"/>
          </w:tcPr>
          <w:p w14:paraId="618C3B4A" w14:textId="77777777" w:rsidR="00016AD3" w:rsidRDefault="008742D2">
            <w:pPr>
              <w:spacing w:before="0"/>
            </w:pPr>
            <w:r>
              <w:t>2D mental rotation (Shape rotation)</w:t>
            </w:r>
          </w:p>
        </w:tc>
        <w:tc>
          <w:tcPr>
            <w:tcW w:w="1368" w:type="dxa"/>
            <w:vAlign w:val="center"/>
          </w:tcPr>
          <w:p w14:paraId="5BCB7167" w14:textId="77777777" w:rsidR="00016AD3" w:rsidRDefault="008742D2">
            <w:pPr>
              <w:spacing w:before="0"/>
            </w:pPr>
            <w:r>
              <w:t>HW1</w:t>
            </w:r>
          </w:p>
        </w:tc>
        <w:tc>
          <w:tcPr>
            <w:tcW w:w="1368" w:type="dxa"/>
            <w:vAlign w:val="center"/>
          </w:tcPr>
          <w:p w14:paraId="26CA6F5C" w14:textId="77777777" w:rsidR="00016AD3" w:rsidRDefault="008742D2">
            <w:pPr>
              <w:spacing w:before="0"/>
            </w:pPr>
            <w:r>
              <w:t>HW1</w:t>
            </w:r>
          </w:p>
        </w:tc>
        <w:tc>
          <w:tcPr>
            <w:tcW w:w="1368" w:type="dxa"/>
            <w:vAlign w:val="center"/>
          </w:tcPr>
          <w:p w14:paraId="3F1EE853" w14:textId="77777777" w:rsidR="00016AD3" w:rsidRDefault="008742D2">
            <w:pPr>
              <w:spacing w:before="0"/>
            </w:pPr>
            <w:r>
              <w:t>All</w:t>
            </w:r>
          </w:p>
        </w:tc>
        <w:tc>
          <w:tcPr>
            <w:tcW w:w="1368" w:type="dxa"/>
            <w:vAlign w:val="center"/>
          </w:tcPr>
          <w:p w14:paraId="1FC39212" w14:textId="77777777" w:rsidR="00016AD3" w:rsidRDefault="008742D2">
            <w:pPr>
              <w:spacing w:before="0"/>
              <w:rPr>
                <w:highlight w:val="yellow"/>
              </w:rPr>
            </w:pPr>
            <w:r>
              <w:t>HW2, WV</w:t>
            </w:r>
          </w:p>
        </w:tc>
      </w:tr>
      <w:tr w:rsidR="00016AD3" w14:paraId="38AAF042" w14:textId="77777777">
        <w:tc>
          <w:tcPr>
            <w:tcW w:w="4425" w:type="dxa"/>
            <w:vAlign w:val="center"/>
          </w:tcPr>
          <w:p w14:paraId="79F31D31" w14:textId="77777777" w:rsidR="00016AD3" w:rsidRDefault="008742D2">
            <w:pPr>
              <w:spacing w:before="0"/>
            </w:pPr>
            <w:r>
              <w:t>3D mental rotation (Block rotation)</w:t>
            </w:r>
          </w:p>
        </w:tc>
        <w:tc>
          <w:tcPr>
            <w:tcW w:w="1368" w:type="dxa"/>
            <w:vAlign w:val="bottom"/>
          </w:tcPr>
          <w:p w14:paraId="7EB3D5C3" w14:textId="77777777" w:rsidR="00016AD3" w:rsidRDefault="008742D2">
            <w:pPr>
              <w:spacing w:before="0"/>
            </w:pPr>
            <w:r>
              <w:t>HW2, WV</w:t>
            </w:r>
          </w:p>
        </w:tc>
        <w:tc>
          <w:tcPr>
            <w:tcW w:w="1368" w:type="dxa"/>
            <w:vAlign w:val="bottom"/>
          </w:tcPr>
          <w:p w14:paraId="541C8882" w14:textId="77777777" w:rsidR="00016AD3" w:rsidRDefault="008742D2">
            <w:pPr>
              <w:spacing w:before="0"/>
            </w:pPr>
            <w:r>
              <w:t>HW2, WV</w:t>
            </w:r>
          </w:p>
        </w:tc>
        <w:tc>
          <w:tcPr>
            <w:tcW w:w="1368" w:type="dxa"/>
            <w:vAlign w:val="bottom"/>
          </w:tcPr>
          <w:p w14:paraId="65ADC801" w14:textId="77777777" w:rsidR="00016AD3" w:rsidRDefault="008742D2">
            <w:pPr>
              <w:spacing w:before="0"/>
            </w:pPr>
            <w:r>
              <w:t>All</w:t>
            </w:r>
          </w:p>
        </w:tc>
        <w:tc>
          <w:tcPr>
            <w:tcW w:w="1368" w:type="dxa"/>
            <w:vAlign w:val="bottom"/>
          </w:tcPr>
          <w:p w14:paraId="56DEB3F7" w14:textId="77777777" w:rsidR="00016AD3" w:rsidRDefault="008742D2">
            <w:pPr>
              <w:spacing w:before="0"/>
            </w:pPr>
            <w:r>
              <w:t>HW2, WV</w:t>
            </w:r>
          </w:p>
        </w:tc>
      </w:tr>
      <w:tr w:rsidR="00016AD3" w14:paraId="26B9129A" w14:textId="77777777">
        <w:tc>
          <w:tcPr>
            <w:tcW w:w="4425" w:type="dxa"/>
            <w:vAlign w:val="center"/>
          </w:tcPr>
          <w:p w14:paraId="10CFF28A" w14:textId="77777777" w:rsidR="00016AD3" w:rsidRDefault="008742D2">
            <w:pPr>
              <w:spacing w:before="0"/>
            </w:pPr>
            <w:r>
              <w:t>Phonological encoding (Number Learning)</w:t>
            </w:r>
          </w:p>
        </w:tc>
        <w:tc>
          <w:tcPr>
            <w:tcW w:w="1368" w:type="dxa"/>
            <w:vAlign w:val="bottom"/>
          </w:tcPr>
          <w:p w14:paraId="14985474" w14:textId="77777777" w:rsidR="00016AD3" w:rsidRDefault="008742D2">
            <w:pPr>
              <w:spacing w:before="0"/>
            </w:pPr>
            <w:r>
              <w:t>HW2, WV</w:t>
            </w:r>
          </w:p>
        </w:tc>
        <w:tc>
          <w:tcPr>
            <w:tcW w:w="1368" w:type="dxa"/>
            <w:vAlign w:val="bottom"/>
          </w:tcPr>
          <w:p w14:paraId="32ECA216" w14:textId="77777777" w:rsidR="00016AD3" w:rsidRDefault="008742D2">
            <w:pPr>
              <w:spacing w:before="0"/>
            </w:pPr>
            <w:r>
              <w:t>-</w:t>
            </w:r>
          </w:p>
        </w:tc>
        <w:tc>
          <w:tcPr>
            <w:tcW w:w="1368" w:type="dxa"/>
            <w:vAlign w:val="bottom"/>
          </w:tcPr>
          <w:p w14:paraId="3B12E575" w14:textId="77777777" w:rsidR="00016AD3" w:rsidRDefault="008742D2">
            <w:pPr>
              <w:spacing w:before="0"/>
            </w:pPr>
            <w:r>
              <w:t>-</w:t>
            </w:r>
          </w:p>
        </w:tc>
        <w:tc>
          <w:tcPr>
            <w:tcW w:w="1368" w:type="dxa"/>
            <w:vAlign w:val="bottom"/>
          </w:tcPr>
          <w:p w14:paraId="5EF98D92" w14:textId="77777777" w:rsidR="00016AD3" w:rsidRDefault="008742D2">
            <w:pPr>
              <w:spacing w:before="0"/>
            </w:pPr>
            <w:r>
              <w:t>-</w:t>
            </w:r>
          </w:p>
        </w:tc>
      </w:tr>
      <w:tr w:rsidR="00016AD3" w14:paraId="592D486A" w14:textId="77777777">
        <w:tc>
          <w:tcPr>
            <w:tcW w:w="4425" w:type="dxa"/>
            <w:vAlign w:val="center"/>
          </w:tcPr>
          <w:p w14:paraId="250B5B63" w14:textId="77777777" w:rsidR="00016AD3" w:rsidRDefault="008742D2">
            <w:pPr>
              <w:spacing w:before="0"/>
            </w:pPr>
            <w:r>
              <w:t>English comprehension (</w:t>
            </w:r>
            <w:proofErr w:type="spellStart"/>
            <w:r>
              <w:t>Kirklees</w:t>
            </w:r>
            <w:proofErr w:type="spellEnd"/>
            <w:r>
              <w:t xml:space="preserve"> Reading)</w:t>
            </w:r>
          </w:p>
        </w:tc>
        <w:tc>
          <w:tcPr>
            <w:tcW w:w="1368" w:type="dxa"/>
            <w:vAlign w:val="center"/>
          </w:tcPr>
          <w:p w14:paraId="3FBDBCB5" w14:textId="77777777" w:rsidR="00016AD3" w:rsidRDefault="008742D2">
            <w:pPr>
              <w:spacing w:before="0"/>
            </w:pPr>
            <w:r>
              <w:t>All</w:t>
            </w:r>
          </w:p>
        </w:tc>
        <w:tc>
          <w:tcPr>
            <w:tcW w:w="1368" w:type="dxa"/>
            <w:vAlign w:val="center"/>
          </w:tcPr>
          <w:p w14:paraId="6CFD3A20" w14:textId="77777777" w:rsidR="00016AD3" w:rsidRDefault="008742D2">
            <w:pPr>
              <w:spacing w:before="0"/>
            </w:pPr>
            <w:r>
              <w:t>All</w:t>
            </w:r>
          </w:p>
        </w:tc>
        <w:tc>
          <w:tcPr>
            <w:tcW w:w="1368" w:type="dxa"/>
            <w:vAlign w:val="center"/>
          </w:tcPr>
          <w:p w14:paraId="49ABDDAD" w14:textId="77777777" w:rsidR="00016AD3" w:rsidRDefault="008742D2">
            <w:pPr>
              <w:spacing w:before="0"/>
            </w:pPr>
            <w:r>
              <w:t>All</w:t>
            </w:r>
          </w:p>
        </w:tc>
        <w:tc>
          <w:tcPr>
            <w:tcW w:w="1368" w:type="dxa"/>
            <w:vAlign w:val="bottom"/>
          </w:tcPr>
          <w:p w14:paraId="61642005" w14:textId="77777777" w:rsidR="00016AD3" w:rsidRDefault="008742D2">
            <w:pPr>
              <w:spacing w:before="0"/>
            </w:pPr>
            <w:r>
              <w:t>-</w:t>
            </w:r>
          </w:p>
        </w:tc>
      </w:tr>
      <w:tr w:rsidR="00016AD3" w14:paraId="2B560815" w14:textId="77777777">
        <w:tc>
          <w:tcPr>
            <w:tcW w:w="4425" w:type="dxa"/>
            <w:vAlign w:val="center"/>
          </w:tcPr>
          <w:p w14:paraId="393FFA3A" w14:textId="77777777" w:rsidR="00016AD3" w:rsidRDefault="008742D2">
            <w:pPr>
              <w:spacing w:before="0"/>
            </w:pPr>
            <w:r>
              <w:t>Non-verbal reasoning (KBIT-2 Matrices)</w:t>
            </w:r>
          </w:p>
        </w:tc>
        <w:tc>
          <w:tcPr>
            <w:tcW w:w="1368" w:type="dxa"/>
            <w:vAlign w:val="center"/>
          </w:tcPr>
          <w:p w14:paraId="666F563D" w14:textId="77777777" w:rsidR="00016AD3" w:rsidRDefault="008742D2">
            <w:pPr>
              <w:spacing w:before="0"/>
            </w:pPr>
            <w:r>
              <w:t>All</w:t>
            </w:r>
          </w:p>
        </w:tc>
        <w:tc>
          <w:tcPr>
            <w:tcW w:w="1368" w:type="dxa"/>
            <w:vAlign w:val="center"/>
          </w:tcPr>
          <w:p w14:paraId="584C53D3" w14:textId="77777777" w:rsidR="00016AD3" w:rsidRDefault="008742D2">
            <w:pPr>
              <w:spacing w:before="0"/>
            </w:pPr>
            <w:r>
              <w:t>All</w:t>
            </w:r>
          </w:p>
        </w:tc>
        <w:tc>
          <w:tcPr>
            <w:tcW w:w="1368" w:type="dxa"/>
            <w:vAlign w:val="center"/>
          </w:tcPr>
          <w:p w14:paraId="0338B48D" w14:textId="77777777" w:rsidR="00016AD3" w:rsidRDefault="008742D2">
            <w:pPr>
              <w:spacing w:before="0"/>
            </w:pPr>
            <w:r>
              <w:t>All</w:t>
            </w:r>
          </w:p>
        </w:tc>
        <w:tc>
          <w:tcPr>
            <w:tcW w:w="1368" w:type="dxa"/>
            <w:vAlign w:val="bottom"/>
          </w:tcPr>
          <w:p w14:paraId="3173321B" w14:textId="77777777" w:rsidR="00016AD3" w:rsidRDefault="008742D2">
            <w:pPr>
              <w:spacing w:before="0"/>
            </w:pPr>
            <w:r>
              <w:t>-</w:t>
            </w:r>
          </w:p>
        </w:tc>
      </w:tr>
      <w:tr w:rsidR="00016AD3" w14:paraId="00A1DC23" w14:textId="77777777">
        <w:tc>
          <w:tcPr>
            <w:tcW w:w="4425" w:type="dxa"/>
            <w:vAlign w:val="center"/>
          </w:tcPr>
          <w:p w14:paraId="1E80E90B" w14:textId="77777777" w:rsidR="00016AD3" w:rsidRDefault="008742D2">
            <w:pPr>
              <w:spacing w:before="0"/>
            </w:pPr>
            <w:r>
              <w:t>Summarizing (TED talk task)</w:t>
            </w:r>
          </w:p>
        </w:tc>
        <w:tc>
          <w:tcPr>
            <w:tcW w:w="1368" w:type="dxa"/>
            <w:vAlign w:val="bottom"/>
          </w:tcPr>
          <w:p w14:paraId="5279158D" w14:textId="77777777" w:rsidR="00016AD3" w:rsidRDefault="008742D2">
            <w:pPr>
              <w:spacing w:before="0"/>
            </w:pPr>
            <w:r>
              <w:t>HW2, WV</w:t>
            </w:r>
          </w:p>
        </w:tc>
        <w:tc>
          <w:tcPr>
            <w:tcW w:w="1368" w:type="dxa"/>
            <w:vAlign w:val="bottom"/>
          </w:tcPr>
          <w:p w14:paraId="0A3C91CD" w14:textId="77777777" w:rsidR="00016AD3" w:rsidRDefault="008742D2">
            <w:pPr>
              <w:spacing w:before="0"/>
            </w:pPr>
            <w:r>
              <w:t>-</w:t>
            </w:r>
          </w:p>
        </w:tc>
        <w:tc>
          <w:tcPr>
            <w:tcW w:w="1368" w:type="dxa"/>
            <w:vAlign w:val="bottom"/>
          </w:tcPr>
          <w:p w14:paraId="50B21534" w14:textId="77777777" w:rsidR="00016AD3" w:rsidRDefault="008742D2">
            <w:pPr>
              <w:spacing w:before="0"/>
            </w:pPr>
            <w:r>
              <w:t>-</w:t>
            </w:r>
          </w:p>
        </w:tc>
        <w:tc>
          <w:tcPr>
            <w:tcW w:w="1368" w:type="dxa"/>
            <w:vAlign w:val="bottom"/>
          </w:tcPr>
          <w:p w14:paraId="5AE43A6A" w14:textId="77777777" w:rsidR="00016AD3" w:rsidRDefault="008742D2">
            <w:pPr>
              <w:spacing w:before="0"/>
            </w:pPr>
            <w:r>
              <w:t>-</w:t>
            </w:r>
          </w:p>
        </w:tc>
      </w:tr>
      <w:tr w:rsidR="00016AD3" w14:paraId="430B8A61" w14:textId="77777777">
        <w:tc>
          <w:tcPr>
            <w:tcW w:w="4425" w:type="dxa"/>
            <w:vAlign w:val="center"/>
          </w:tcPr>
          <w:p w14:paraId="5C86E635" w14:textId="77777777" w:rsidR="00016AD3" w:rsidRDefault="008742D2">
            <w:pPr>
              <w:spacing w:before="0"/>
            </w:pPr>
            <w:r>
              <w:t>Impulsivity (Barratt Impulsiveness Scale)</w:t>
            </w:r>
          </w:p>
        </w:tc>
        <w:tc>
          <w:tcPr>
            <w:tcW w:w="1368" w:type="dxa"/>
            <w:vAlign w:val="bottom"/>
          </w:tcPr>
          <w:p w14:paraId="3E3A61A3" w14:textId="77777777" w:rsidR="00016AD3" w:rsidRDefault="008742D2">
            <w:pPr>
              <w:spacing w:before="0"/>
            </w:pPr>
            <w:r>
              <w:t>-</w:t>
            </w:r>
          </w:p>
        </w:tc>
        <w:tc>
          <w:tcPr>
            <w:tcW w:w="1368" w:type="dxa"/>
            <w:vAlign w:val="bottom"/>
          </w:tcPr>
          <w:p w14:paraId="60C07C1C" w14:textId="77777777" w:rsidR="00016AD3" w:rsidRDefault="008742D2">
            <w:pPr>
              <w:spacing w:before="0"/>
            </w:pPr>
            <w:r>
              <w:t>-</w:t>
            </w:r>
          </w:p>
        </w:tc>
        <w:tc>
          <w:tcPr>
            <w:tcW w:w="1368" w:type="dxa"/>
            <w:vAlign w:val="bottom"/>
          </w:tcPr>
          <w:p w14:paraId="53662C77" w14:textId="77777777" w:rsidR="00016AD3" w:rsidRDefault="008742D2">
            <w:pPr>
              <w:spacing w:before="0"/>
            </w:pPr>
            <w:r>
              <w:t>All</w:t>
            </w:r>
          </w:p>
        </w:tc>
        <w:tc>
          <w:tcPr>
            <w:tcW w:w="1368" w:type="dxa"/>
            <w:vAlign w:val="bottom"/>
          </w:tcPr>
          <w:p w14:paraId="11C4B975" w14:textId="77777777" w:rsidR="00016AD3" w:rsidRDefault="008742D2">
            <w:pPr>
              <w:spacing w:before="0"/>
            </w:pPr>
            <w:r>
              <w:t>HW2, WV</w:t>
            </w:r>
          </w:p>
        </w:tc>
      </w:tr>
      <w:tr w:rsidR="00016AD3" w14:paraId="369E751E" w14:textId="77777777">
        <w:tc>
          <w:tcPr>
            <w:tcW w:w="4425" w:type="dxa"/>
            <w:vAlign w:val="center"/>
          </w:tcPr>
          <w:p w14:paraId="2CC89304" w14:textId="77777777" w:rsidR="00016AD3" w:rsidRDefault="008742D2">
            <w:pPr>
              <w:spacing w:before="0"/>
            </w:pPr>
            <w:r>
              <w:t>BSL sign repetition (copy-sign)</w:t>
            </w:r>
          </w:p>
        </w:tc>
        <w:tc>
          <w:tcPr>
            <w:tcW w:w="1368" w:type="dxa"/>
            <w:vAlign w:val="bottom"/>
          </w:tcPr>
          <w:p w14:paraId="25BCC9E3" w14:textId="77777777" w:rsidR="00016AD3" w:rsidRDefault="008742D2">
            <w:pPr>
              <w:spacing w:before="0"/>
            </w:pPr>
            <w:r>
              <w:t>All</w:t>
            </w:r>
          </w:p>
        </w:tc>
        <w:tc>
          <w:tcPr>
            <w:tcW w:w="1368" w:type="dxa"/>
            <w:vAlign w:val="bottom"/>
          </w:tcPr>
          <w:p w14:paraId="5699BD3D" w14:textId="77777777" w:rsidR="00016AD3" w:rsidRDefault="008742D2">
            <w:pPr>
              <w:spacing w:before="0"/>
            </w:pPr>
            <w:r>
              <w:t>-</w:t>
            </w:r>
          </w:p>
        </w:tc>
        <w:tc>
          <w:tcPr>
            <w:tcW w:w="1368" w:type="dxa"/>
            <w:vAlign w:val="bottom"/>
          </w:tcPr>
          <w:p w14:paraId="62FDBAB4" w14:textId="77777777" w:rsidR="00016AD3" w:rsidRDefault="008742D2">
            <w:pPr>
              <w:spacing w:before="0"/>
            </w:pPr>
            <w:r>
              <w:t>-</w:t>
            </w:r>
          </w:p>
        </w:tc>
        <w:tc>
          <w:tcPr>
            <w:tcW w:w="1368" w:type="dxa"/>
            <w:vAlign w:val="bottom"/>
          </w:tcPr>
          <w:p w14:paraId="3AF07AA9" w14:textId="77777777" w:rsidR="00016AD3" w:rsidRDefault="008742D2">
            <w:pPr>
              <w:spacing w:before="0"/>
            </w:pPr>
            <w:r>
              <w:t>-</w:t>
            </w:r>
          </w:p>
        </w:tc>
      </w:tr>
      <w:tr w:rsidR="00016AD3" w14:paraId="518180A8" w14:textId="77777777">
        <w:tc>
          <w:tcPr>
            <w:tcW w:w="4425" w:type="dxa"/>
            <w:vAlign w:val="center"/>
          </w:tcPr>
          <w:p w14:paraId="77FFE3ED" w14:textId="77777777" w:rsidR="00016AD3" w:rsidRDefault="008742D2">
            <w:pPr>
              <w:spacing w:before="0"/>
            </w:pPr>
            <w:r>
              <w:t>BSL sentence repetition (BSL-SRT)</w:t>
            </w:r>
          </w:p>
        </w:tc>
        <w:tc>
          <w:tcPr>
            <w:tcW w:w="1368" w:type="dxa"/>
            <w:vAlign w:val="bottom"/>
          </w:tcPr>
          <w:p w14:paraId="2ED7E7BF" w14:textId="77777777" w:rsidR="00016AD3" w:rsidRDefault="008742D2">
            <w:pPr>
              <w:spacing w:before="0"/>
            </w:pPr>
            <w:r>
              <w:t>NA</w:t>
            </w:r>
          </w:p>
        </w:tc>
        <w:tc>
          <w:tcPr>
            <w:tcW w:w="1368" w:type="dxa"/>
            <w:vAlign w:val="bottom"/>
          </w:tcPr>
          <w:p w14:paraId="2BE24C8D" w14:textId="77777777" w:rsidR="00016AD3" w:rsidRDefault="008742D2">
            <w:pPr>
              <w:spacing w:before="0"/>
            </w:pPr>
            <w:r>
              <w:t>-</w:t>
            </w:r>
          </w:p>
        </w:tc>
        <w:tc>
          <w:tcPr>
            <w:tcW w:w="1368" w:type="dxa"/>
            <w:vAlign w:val="bottom"/>
          </w:tcPr>
          <w:p w14:paraId="239F7F9C" w14:textId="77777777" w:rsidR="00016AD3" w:rsidRDefault="008742D2">
            <w:pPr>
              <w:spacing w:before="0"/>
            </w:pPr>
            <w:r>
              <w:t>All</w:t>
            </w:r>
          </w:p>
        </w:tc>
        <w:tc>
          <w:tcPr>
            <w:tcW w:w="1368" w:type="dxa"/>
            <w:vAlign w:val="bottom"/>
          </w:tcPr>
          <w:p w14:paraId="38EF5AF7" w14:textId="77777777" w:rsidR="00016AD3" w:rsidRDefault="008742D2">
            <w:pPr>
              <w:spacing w:before="0"/>
            </w:pPr>
            <w:r>
              <w:t>HW2, WV</w:t>
            </w:r>
          </w:p>
        </w:tc>
      </w:tr>
      <w:tr w:rsidR="00016AD3" w14:paraId="2E71EF2C" w14:textId="77777777">
        <w:tc>
          <w:tcPr>
            <w:tcW w:w="4425" w:type="dxa"/>
            <w:vAlign w:val="center"/>
          </w:tcPr>
          <w:p w14:paraId="70319F72" w14:textId="77777777" w:rsidR="00016AD3" w:rsidRDefault="008742D2">
            <w:pPr>
              <w:spacing w:before="0"/>
            </w:pPr>
            <w:r>
              <w:t>BSL (BSL module grades)</w:t>
            </w:r>
          </w:p>
        </w:tc>
        <w:tc>
          <w:tcPr>
            <w:tcW w:w="1368" w:type="dxa"/>
            <w:vAlign w:val="bottom"/>
          </w:tcPr>
          <w:p w14:paraId="3ABEC044" w14:textId="77777777" w:rsidR="00016AD3" w:rsidRDefault="008742D2">
            <w:pPr>
              <w:spacing w:before="0"/>
            </w:pPr>
            <w:r>
              <w:t>NA</w:t>
            </w:r>
          </w:p>
        </w:tc>
        <w:tc>
          <w:tcPr>
            <w:tcW w:w="1368" w:type="dxa"/>
            <w:vAlign w:val="bottom"/>
          </w:tcPr>
          <w:p w14:paraId="42E2C140" w14:textId="77777777" w:rsidR="00016AD3" w:rsidRDefault="008742D2">
            <w:pPr>
              <w:spacing w:before="0"/>
            </w:pPr>
            <w:r>
              <w:t>All</w:t>
            </w:r>
          </w:p>
        </w:tc>
        <w:tc>
          <w:tcPr>
            <w:tcW w:w="1368" w:type="dxa"/>
            <w:vAlign w:val="bottom"/>
          </w:tcPr>
          <w:p w14:paraId="101C9835" w14:textId="77777777" w:rsidR="00016AD3" w:rsidRDefault="008742D2">
            <w:pPr>
              <w:spacing w:before="0"/>
            </w:pPr>
            <w:r>
              <w:t>All</w:t>
            </w:r>
          </w:p>
        </w:tc>
        <w:tc>
          <w:tcPr>
            <w:tcW w:w="1368" w:type="dxa"/>
            <w:vAlign w:val="bottom"/>
          </w:tcPr>
          <w:p w14:paraId="3407E892" w14:textId="77777777" w:rsidR="00016AD3" w:rsidRDefault="008742D2">
            <w:pPr>
              <w:spacing w:before="0"/>
            </w:pPr>
            <w:r>
              <w:t>placement</w:t>
            </w:r>
          </w:p>
        </w:tc>
      </w:tr>
      <w:tr w:rsidR="00016AD3" w14:paraId="2FDFB7AC" w14:textId="77777777">
        <w:tc>
          <w:tcPr>
            <w:tcW w:w="4425" w:type="dxa"/>
            <w:vAlign w:val="center"/>
          </w:tcPr>
          <w:p w14:paraId="63F1456C" w14:textId="77777777" w:rsidR="00016AD3" w:rsidRDefault="008742D2">
            <w:pPr>
              <w:spacing w:before="0"/>
            </w:pPr>
            <w:r>
              <w:t>SLI (BSL to English task)</w:t>
            </w:r>
          </w:p>
        </w:tc>
        <w:tc>
          <w:tcPr>
            <w:tcW w:w="1368" w:type="dxa"/>
            <w:vAlign w:val="bottom"/>
          </w:tcPr>
          <w:p w14:paraId="3A01234A" w14:textId="77777777" w:rsidR="00016AD3" w:rsidRDefault="008742D2">
            <w:pPr>
              <w:spacing w:before="0"/>
            </w:pPr>
            <w:r>
              <w:t>NA</w:t>
            </w:r>
          </w:p>
        </w:tc>
        <w:tc>
          <w:tcPr>
            <w:tcW w:w="1368" w:type="dxa"/>
            <w:vAlign w:val="bottom"/>
          </w:tcPr>
          <w:p w14:paraId="58B3ACAA" w14:textId="77777777" w:rsidR="00016AD3" w:rsidRDefault="008742D2">
            <w:pPr>
              <w:spacing w:before="0"/>
            </w:pPr>
            <w:r>
              <w:t>NA</w:t>
            </w:r>
          </w:p>
        </w:tc>
        <w:tc>
          <w:tcPr>
            <w:tcW w:w="1368" w:type="dxa"/>
            <w:vAlign w:val="bottom"/>
          </w:tcPr>
          <w:p w14:paraId="7FF3ED57" w14:textId="77777777" w:rsidR="00016AD3" w:rsidRDefault="008742D2">
            <w:pPr>
              <w:spacing w:before="0"/>
            </w:pPr>
            <w:r>
              <w:t>-</w:t>
            </w:r>
          </w:p>
        </w:tc>
        <w:tc>
          <w:tcPr>
            <w:tcW w:w="1368" w:type="dxa"/>
            <w:vAlign w:val="bottom"/>
          </w:tcPr>
          <w:p w14:paraId="4BE51EE9" w14:textId="77777777" w:rsidR="00016AD3" w:rsidRDefault="008742D2">
            <w:pPr>
              <w:spacing w:before="0"/>
            </w:pPr>
            <w:r>
              <w:t>HW2, WV</w:t>
            </w:r>
          </w:p>
        </w:tc>
      </w:tr>
      <w:tr w:rsidR="00016AD3" w14:paraId="13DF89B1" w14:textId="77777777">
        <w:tc>
          <w:tcPr>
            <w:tcW w:w="4425" w:type="dxa"/>
            <w:vAlign w:val="center"/>
          </w:tcPr>
          <w:p w14:paraId="349611F5" w14:textId="77777777" w:rsidR="00016AD3" w:rsidRDefault="008742D2">
            <w:pPr>
              <w:spacing w:before="0"/>
            </w:pPr>
            <w:r>
              <w:t>SLI (English to BSL task)</w:t>
            </w:r>
          </w:p>
        </w:tc>
        <w:tc>
          <w:tcPr>
            <w:tcW w:w="1368" w:type="dxa"/>
            <w:vAlign w:val="bottom"/>
          </w:tcPr>
          <w:p w14:paraId="7C3BC0FD" w14:textId="77777777" w:rsidR="00016AD3" w:rsidRDefault="008742D2">
            <w:pPr>
              <w:spacing w:before="0"/>
            </w:pPr>
            <w:r>
              <w:t>NA</w:t>
            </w:r>
          </w:p>
        </w:tc>
        <w:tc>
          <w:tcPr>
            <w:tcW w:w="1368" w:type="dxa"/>
            <w:vAlign w:val="bottom"/>
          </w:tcPr>
          <w:p w14:paraId="1B6793B6" w14:textId="77777777" w:rsidR="00016AD3" w:rsidRDefault="008742D2">
            <w:pPr>
              <w:spacing w:before="0"/>
            </w:pPr>
            <w:r>
              <w:t>NA</w:t>
            </w:r>
          </w:p>
        </w:tc>
        <w:tc>
          <w:tcPr>
            <w:tcW w:w="1368" w:type="dxa"/>
            <w:vAlign w:val="bottom"/>
          </w:tcPr>
          <w:p w14:paraId="6F9A72DF" w14:textId="77777777" w:rsidR="00016AD3" w:rsidRDefault="008742D2">
            <w:pPr>
              <w:spacing w:before="0"/>
            </w:pPr>
            <w:r>
              <w:t>-</w:t>
            </w:r>
          </w:p>
        </w:tc>
        <w:tc>
          <w:tcPr>
            <w:tcW w:w="1368" w:type="dxa"/>
            <w:vAlign w:val="bottom"/>
          </w:tcPr>
          <w:p w14:paraId="1335D957" w14:textId="77777777" w:rsidR="00016AD3" w:rsidRDefault="008742D2">
            <w:pPr>
              <w:spacing w:before="0"/>
            </w:pPr>
            <w:r>
              <w:t>HW2, WV</w:t>
            </w:r>
          </w:p>
        </w:tc>
      </w:tr>
      <w:tr w:rsidR="00016AD3" w14:paraId="499F476E" w14:textId="77777777">
        <w:tc>
          <w:tcPr>
            <w:tcW w:w="4425" w:type="dxa"/>
            <w:vAlign w:val="center"/>
          </w:tcPr>
          <w:p w14:paraId="01B20FCA" w14:textId="77777777" w:rsidR="00016AD3" w:rsidRDefault="008742D2">
            <w:pPr>
              <w:spacing w:before="0"/>
            </w:pPr>
            <w:r>
              <w:t>SLI (SLI module grades)</w:t>
            </w:r>
          </w:p>
        </w:tc>
        <w:tc>
          <w:tcPr>
            <w:tcW w:w="1368" w:type="dxa"/>
            <w:vAlign w:val="bottom"/>
          </w:tcPr>
          <w:p w14:paraId="27146C9C" w14:textId="77777777" w:rsidR="00016AD3" w:rsidRDefault="008742D2">
            <w:pPr>
              <w:spacing w:before="0"/>
            </w:pPr>
            <w:r>
              <w:t>NA</w:t>
            </w:r>
          </w:p>
        </w:tc>
        <w:tc>
          <w:tcPr>
            <w:tcW w:w="1368" w:type="dxa"/>
            <w:vAlign w:val="bottom"/>
          </w:tcPr>
          <w:p w14:paraId="5597674D" w14:textId="77777777" w:rsidR="00016AD3" w:rsidRDefault="008742D2">
            <w:pPr>
              <w:spacing w:before="0"/>
            </w:pPr>
            <w:r>
              <w:t>NA</w:t>
            </w:r>
          </w:p>
        </w:tc>
        <w:tc>
          <w:tcPr>
            <w:tcW w:w="1368" w:type="dxa"/>
            <w:vAlign w:val="bottom"/>
          </w:tcPr>
          <w:p w14:paraId="2C62E285" w14:textId="77777777" w:rsidR="00016AD3" w:rsidRDefault="008742D2">
            <w:pPr>
              <w:spacing w:before="0"/>
            </w:pPr>
            <w:r>
              <w:t>X</w:t>
            </w:r>
          </w:p>
        </w:tc>
        <w:tc>
          <w:tcPr>
            <w:tcW w:w="1368" w:type="dxa"/>
            <w:vAlign w:val="bottom"/>
          </w:tcPr>
          <w:p w14:paraId="6898D138" w14:textId="77777777" w:rsidR="00016AD3" w:rsidRDefault="008742D2">
            <w:pPr>
              <w:spacing w:before="0"/>
            </w:pPr>
            <w:r>
              <w:t>placement</w:t>
            </w:r>
          </w:p>
        </w:tc>
      </w:tr>
    </w:tbl>
    <w:p w14:paraId="7E842AFD" w14:textId="77777777" w:rsidR="00016AD3" w:rsidRDefault="008742D2">
      <w:r>
        <w:br/>
        <w:t>Within each testing session, the order of assessments was randomized. This was dependent in part on availability of researchers to run an assessment at any given time and on computer availability for online testing.</w:t>
      </w:r>
    </w:p>
    <w:p w14:paraId="2F72188F" w14:textId="77777777" w:rsidR="00016AD3" w:rsidRDefault="008742D2">
      <w:pPr>
        <w:pStyle w:val="Heading2"/>
      </w:pPr>
      <w:bookmarkStart w:id="91" w:name="_heading=h.xrreeujp0iqw" w:colFirst="0" w:colLast="0"/>
      <w:bookmarkEnd w:id="90"/>
      <w:bookmarkEnd w:id="91"/>
      <w:r>
        <w:t>Statistical Analysis</w:t>
      </w:r>
    </w:p>
    <w:p w14:paraId="4724E81C" w14:textId="77777777" w:rsidR="00016AD3" w:rsidRDefault="008742D2">
      <w:pPr>
        <w:pStyle w:val="Heading3"/>
        <w:rPr>
          <w:i/>
        </w:rPr>
      </w:pPr>
      <w:bookmarkStart w:id="92" w:name="_heading=h.skihwg41jvd3" w:colFirst="0" w:colLast="0"/>
      <w:bookmarkEnd w:id="92"/>
      <w:r>
        <w:rPr>
          <w:i/>
        </w:rPr>
        <w:t>Analysis plan</w:t>
      </w:r>
    </w:p>
    <w:p w14:paraId="6DE962EB" w14:textId="1CAEF4EE" w:rsidR="00016AD3" w:rsidRDefault="008742D2">
      <w:bookmarkStart w:id="93" w:name="_Hlk108514235"/>
      <w:r>
        <w:t>Our exploratory analyses are divided into three sections. First, we use</w:t>
      </w:r>
      <w:ins w:id="94" w:author="Freya Watkins" w:date="2022-06-24T09:06:00Z">
        <w:r>
          <w:t xml:space="preserve"> stepwise backward</w:t>
        </w:r>
      </w:ins>
      <w:r>
        <w:t xml:space="preserve"> logistic regression models to determine whether any assessments were predictive of (1) being selected for, and (2) </w:t>
      </w:r>
      <w:proofErr w:type="gramStart"/>
      <w:r>
        <w:t>continuing on</w:t>
      </w:r>
      <w:proofErr w:type="gramEnd"/>
      <w:r>
        <w:t xml:space="preserve"> the SLI degree. The second analysis looks at changes in the linguistic and cognitive assessments over time, looking at each predictor in turn. Here we use linear mixed models with random effects structure for participants per task, with initial BSL proficiency as a covariate. Finally, the third analysis looks at correlations between the linguistic/cognitive assessments and (1) BSL performance and (2) SLI performance (grades and BSL/SLI tasks). Here we begin by looking at whether there are any relationships between the predictors at the pre-degree testing session and later outcome variables, and then look at any relationships when assessments are repeated at later testing points. We calculate R</w:t>
      </w:r>
      <w:r>
        <w:rPr>
          <w:vertAlign w:val="superscript"/>
        </w:rPr>
        <w:t>2</w:t>
      </w:r>
      <w:r>
        <w:t xml:space="preserve"> values </w:t>
      </w:r>
      <w:proofErr w:type="gramStart"/>
      <w:r>
        <w:t>and also</w:t>
      </w:r>
      <w:proofErr w:type="gramEnd"/>
      <w:r>
        <w:t xml:space="preserve"> fit linear mixed models with initial BSL proficiency as a covariate.</w:t>
      </w:r>
    </w:p>
    <w:p w14:paraId="2D84CF07" w14:textId="77777777" w:rsidR="00016AD3" w:rsidRDefault="008742D2">
      <w:pPr>
        <w:pStyle w:val="Heading3"/>
        <w:rPr>
          <w:i/>
        </w:rPr>
      </w:pPr>
      <w:bookmarkStart w:id="95" w:name="_heading=h.p6lnfie3i69b" w:colFirst="0" w:colLast="0"/>
      <w:bookmarkEnd w:id="93"/>
      <w:bookmarkEnd w:id="95"/>
      <w:r>
        <w:rPr>
          <w:i/>
        </w:rPr>
        <w:t>Data availability and reproducibility</w:t>
      </w:r>
    </w:p>
    <w:p w14:paraId="5B070A8B" w14:textId="72C7CE2A" w:rsidR="00016AD3" w:rsidRDefault="008742D2">
      <w:pPr>
        <w:spacing w:before="0"/>
      </w:pPr>
      <w:bookmarkStart w:id="96" w:name="_Hlk108514263"/>
      <w:r>
        <w:t xml:space="preserve">We report all data exclusions (if any), all manipulations, and all measures in the study, and we attempt to follow JARS (Kazak, 2018). This study’s design and its analyses were not pre-registered. In line with standards of reproducible research, the </w:t>
      </w:r>
      <w:proofErr w:type="gramStart"/>
      <w:r>
        <w:t>scripts</w:t>
      </w:r>
      <w:proofErr w:type="gramEnd"/>
      <w:r>
        <w:t xml:space="preserve"> and data (excluding video data and possibly identifying variables such as age) are made available with this publication and can be retrieved on the following publicly accessible repository: </w:t>
      </w:r>
      <w:hyperlink r:id="rId12" w:history="1">
        <w:r w:rsidR="0068163E" w:rsidRPr="00876283">
          <w:rPr>
            <w:rStyle w:val="Hyperlink"/>
          </w:rPr>
          <w:t>https://osf.io/kjctg</w:t>
        </w:r>
      </w:hyperlink>
      <w:r>
        <w:t xml:space="preserve">. We used R version 4.0.5 (R Core Team, 2021) plus the packages </w:t>
      </w:r>
      <w:r>
        <w:rPr>
          <w:rFonts w:ascii="Courier New" w:eastAsia="Courier New" w:hAnsi="Courier New" w:cs="Courier New"/>
        </w:rPr>
        <w:t>{lme4}</w:t>
      </w:r>
      <w:r>
        <w:t xml:space="preserve"> v1.1.27.1 (Bates et al., 2015)</w:t>
      </w:r>
      <w:ins w:id="97" w:author="Freya Watkins" w:date="2022-06-19T09:54:00Z">
        <w:r>
          <w:t xml:space="preserve">, </w:t>
        </w:r>
        <w:r w:rsidRPr="008D4244">
          <w:rPr>
            <w:rFonts w:ascii="Courier New" w:hAnsi="Courier New" w:cs="Courier New"/>
          </w:rPr>
          <w:t>{</w:t>
        </w:r>
        <w:proofErr w:type="spellStart"/>
        <w:r w:rsidRPr="008D4244">
          <w:rPr>
            <w:rFonts w:ascii="Courier New" w:hAnsi="Courier New" w:cs="Courier New"/>
          </w:rPr>
          <w:t>sjPlot</w:t>
        </w:r>
        <w:proofErr w:type="spellEnd"/>
        <w:r w:rsidRPr="008D4244">
          <w:rPr>
            <w:rFonts w:ascii="Courier New" w:hAnsi="Courier New" w:cs="Courier New"/>
          </w:rPr>
          <w:t>}</w:t>
        </w:r>
        <w:r>
          <w:t xml:space="preserve"> v2.8.10 (</w:t>
        </w:r>
        <w:proofErr w:type="spellStart"/>
        <w:r>
          <w:t>Lüdecke</w:t>
        </w:r>
        <w:proofErr w:type="spellEnd"/>
        <w:r>
          <w:t>, 2021)</w:t>
        </w:r>
      </w:ins>
      <w:r>
        <w:t xml:space="preserve"> and </w:t>
      </w:r>
      <w:r>
        <w:rPr>
          <w:rFonts w:ascii="Courier New" w:eastAsia="Courier New" w:hAnsi="Courier New" w:cs="Courier New"/>
        </w:rPr>
        <w:t>{</w:t>
      </w:r>
      <w:proofErr w:type="spellStart"/>
      <w:r>
        <w:rPr>
          <w:rFonts w:ascii="Courier New" w:eastAsia="Courier New" w:hAnsi="Courier New" w:cs="Courier New"/>
        </w:rPr>
        <w:t>blorr</w:t>
      </w:r>
      <w:proofErr w:type="spellEnd"/>
      <w:r>
        <w:rPr>
          <w:rFonts w:ascii="Courier New" w:eastAsia="Courier New" w:hAnsi="Courier New" w:cs="Courier New"/>
        </w:rPr>
        <w:t>}</w:t>
      </w:r>
      <w:r>
        <w:t xml:space="preserve"> v0.3.0 (</w:t>
      </w:r>
      <w:proofErr w:type="spellStart"/>
      <w:r>
        <w:t>Hebbali</w:t>
      </w:r>
      <w:proofErr w:type="spellEnd"/>
      <w:r>
        <w:t>, 2020) for the regression/mixed effects model analyses</w:t>
      </w:r>
      <w:ins w:id="98" w:author="Freya Watkins" w:date="2022-06-19T09:49:00Z">
        <w:r>
          <w:t xml:space="preserve"> and output</w:t>
        </w:r>
      </w:ins>
      <w:r>
        <w:t xml:space="preserve"> reported below</w:t>
      </w:r>
      <w:ins w:id="99" w:author="Freya Watkins" w:date="2022-06-19T09:46:00Z">
        <w:r>
          <w:t xml:space="preserve">, plus </w:t>
        </w:r>
        <w:r>
          <w:rPr>
            <w:rFonts w:ascii="Courier New" w:eastAsia="Courier New" w:hAnsi="Courier New" w:cs="Courier New"/>
          </w:rPr>
          <w:t>{</w:t>
        </w:r>
        <w:proofErr w:type="spellStart"/>
        <w:r>
          <w:rPr>
            <w:rFonts w:ascii="Courier New" w:eastAsia="Courier New" w:hAnsi="Courier New" w:cs="Courier New"/>
          </w:rPr>
          <w:t>effsize</w:t>
        </w:r>
        <w:proofErr w:type="spellEnd"/>
        <w:r>
          <w:rPr>
            <w:rFonts w:ascii="Courier New" w:eastAsia="Courier New" w:hAnsi="Courier New" w:cs="Courier New"/>
          </w:rPr>
          <w:t>}</w:t>
        </w:r>
        <w:r w:rsidRPr="008D4244">
          <w:rPr>
            <w:rFonts w:eastAsia="Courier New"/>
          </w:rPr>
          <w:t xml:space="preserve"> v0.8.1</w:t>
        </w:r>
        <w:r w:rsidRPr="008D4244">
          <w:t xml:space="preserve"> (</w:t>
        </w:r>
        <w:proofErr w:type="spellStart"/>
        <w:r w:rsidRPr="008D4244">
          <w:t>Torchiano</w:t>
        </w:r>
        <w:proofErr w:type="spellEnd"/>
        <w:r>
          <w:t>, 2020) to calculate effect sizes</w:t>
        </w:r>
      </w:ins>
      <w:r>
        <w:t xml:space="preserve">. For data processing and visualization we used the package </w:t>
      </w:r>
      <w:r>
        <w:rPr>
          <w:rFonts w:ascii="Courier New" w:eastAsia="Courier New" w:hAnsi="Courier New" w:cs="Courier New"/>
        </w:rPr>
        <w:t>{</w:t>
      </w:r>
      <w:proofErr w:type="spellStart"/>
      <w:r>
        <w:rPr>
          <w:rFonts w:ascii="Courier New" w:eastAsia="Courier New" w:hAnsi="Courier New" w:cs="Courier New"/>
        </w:rPr>
        <w:t>tidyverse</w:t>
      </w:r>
      <w:proofErr w:type="spellEnd"/>
      <w:r>
        <w:rPr>
          <w:rFonts w:ascii="Courier New" w:eastAsia="Courier New" w:hAnsi="Courier New" w:cs="Courier New"/>
        </w:rPr>
        <w:t>}</w:t>
      </w:r>
      <w:r>
        <w:t xml:space="preserve"> v1.3.1 (Wickham, 2019), for file organization </w:t>
      </w:r>
      <w:r>
        <w:rPr>
          <w:rFonts w:ascii="Courier New" w:eastAsia="Courier New" w:hAnsi="Courier New" w:cs="Courier New"/>
        </w:rPr>
        <w:t>{here}</w:t>
      </w:r>
      <w:r>
        <w:t xml:space="preserve"> v1.01 (Müller, 2020); and for plotting details we used </w:t>
      </w:r>
      <w:r>
        <w:rPr>
          <w:rFonts w:ascii="Courier New" w:eastAsia="Courier New" w:hAnsi="Courier New" w:cs="Courier New"/>
        </w:rPr>
        <w:t>{scales}</w:t>
      </w:r>
      <w:r>
        <w:t xml:space="preserve"> v1.1.1 (Wickham and Seidel, 2020), </w:t>
      </w:r>
      <w:r>
        <w:rPr>
          <w:rFonts w:ascii="Courier New" w:eastAsia="Courier New" w:hAnsi="Courier New" w:cs="Courier New"/>
        </w:rPr>
        <w:t>{</w:t>
      </w:r>
      <w:proofErr w:type="spellStart"/>
      <w:r>
        <w:rPr>
          <w:rFonts w:ascii="Courier New" w:eastAsia="Courier New" w:hAnsi="Courier New" w:cs="Courier New"/>
        </w:rPr>
        <w:t>PupillometryR</w:t>
      </w:r>
      <w:proofErr w:type="spellEnd"/>
      <w:r>
        <w:rPr>
          <w:rFonts w:ascii="Courier New" w:eastAsia="Courier New" w:hAnsi="Courier New" w:cs="Courier New"/>
        </w:rPr>
        <w:t xml:space="preserve">} </w:t>
      </w:r>
      <w:r>
        <w:t xml:space="preserve">v0.0.3 (Forbes, 2020), </w:t>
      </w:r>
      <w:r>
        <w:rPr>
          <w:rFonts w:ascii="Courier New" w:eastAsia="Courier New" w:hAnsi="Courier New" w:cs="Courier New"/>
        </w:rPr>
        <w:lastRenderedPageBreak/>
        <w:t>{</w:t>
      </w:r>
      <w:proofErr w:type="spellStart"/>
      <w:r>
        <w:rPr>
          <w:rFonts w:ascii="Courier New" w:eastAsia="Courier New" w:hAnsi="Courier New" w:cs="Courier New"/>
        </w:rPr>
        <w:t>sdamr</w:t>
      </w:r>
      <w:proofErr w:type="spellEnd"/>
      <w:r>
        <w:rPr>
          <w:rFonts w:ascii="Courier New" w:eastAsia="Courier New" w:hAnsi="Courier New" w:cs="Courier New"/>
        </w:rPr>
        <w:t>}</w:t>
      </w:r>
      <w:r>
        <w:t xml:space="preserve"> v0.1.0 (</w:t>
      </w:r>
      <w:proofErr w:type="spellStart"/>
      <w:r>
        <w:t>Speekenbrink</w:t>
      </w:r>
      <w:proofErr w:type="spellEnd"/>
      <w:r>
        <w:t xml:space="preserve">, 2021), </w:t>
      </w:r>
      <w:r>
        <w:rPr>
          <w:rFonts w:ascii="Courier New" w:eastAsia="Courier New" w:hAnsi="Courier New" w:cs="Courier New"/>
        </w:rPr>
        <w:t>{</w:t>
      </w:r>
      <w:proofErr w:type="spellStart"/>
      <w:r>
        <w:rPr>
          <w:rFonts w:ascii="Courier New" w:eastAsia="Courier New" w:hAnsi="Courier New" w:cs="Courier New"/>
        </w:rPr>
        <w:t>plotrix</w:t>
      </w:r>
      <w:proofErr w:type="spellEnd"/>
      <w:r>
        <w:rPr>
          <w:rFonts w:ascii="Courier New" w:eastAsia="Courier New" w:hAnsi="Courier New" w:cs="Courier New"/>
        </w:rPr>
        <w:t>}</w:t>
      </w:r>
      <w:r>
        <w:t xml:space="preserve"> v3.8.1 (Lemon, 2006) and </w:t>
      </w:r>
      <w:r>
        <w:rPr>
          <w:rFonts w:ascii="Courier New" w:eastAsia="Courier New" w:hAnsi="Courier New" w:cs="Courier New"/>
        </w:rPr>
        <w:t>{patchwork}</w:t>
      </w:r>
      <w:r>
        <w:t xml:space="preserve"> v1.1.1 (Pederson, 2020).</w:t>
      </w:r>
    </w:p>
    <w:p w14:paraId="382C6FE1" w14:textId="77777777" w:rsidR="00016AD3" w:rsidRDefault="008742D2">
      <w:pPr>
        <w:pStyle w:val="Heading3"/>
        <w:rPr>
          <w:i/>
        </w:rPr>
      </w:pPr>
      <w:bookmarkStart w:id="100" w:name="_heading=h.sk8ij3suhmyn" w:colFirst="0" w:colLast="0"/>
      <w:bookmarkEnd w:id="96"/>
      <w:bookmarkEnd w:id="100"/>
      <w:r>
        <w:rPr>
          <w:i/>
        </w:rPr>
        <w:t>Attrition and missing data</w:t>
      </w:r>
    </w:p>
    <w:p w14:paraId="1BCCEE78" w14:textId="77777777" w:rsidR="00016AD3" w:rsidRDefault="008742D2">
      <w:bookmarkStart w:id="101" w:name="_Hlk108514305"/>
      <w:r>
        <w:t xml:space="preserve">Our longitudinal study was subject to high levels of attrition over time, for a combination of known and unforeseen reasons. The </w:t>
      </w:r>
      <w:proofErr w:type="gramStart"/>
      <w:r>
        <w:t>aforementioned high</w:t>
      </w:r>
      <w:proofErr w:type="gramEnd"/>
      <w:r>
        <w:t xml:space="preserve"> drop-out rate from SLI degrees was a known factor that we expected would greatly reduce participation at later sessions. Missing data from these participants could be considered ‘missing-at-random’, where degree program drop-out relates to poor grades or difficulty with the content of the program. However, the outbreak of the Covid-19 pandemic introduced </w:t>
      </w:r>
      <w:proofErr w:type="gramStart"/>
      <w:r>
        <w:t>a large number of</w:t>
      </w:r>
      <w:proofErr w:type="gramEnd"/>
      <w:r>
        <w:t xml:space="preserve"> reasons for data to be ‘missing-not-at-random’, which we could not account for with auxiliary variables (e.g. socioeconomic background, income-to-needs ratio, participant disability, parental education). For example, the pandemic necessitated online testing at sessions 2, 3 and 4. This was not equally accessible to all participants, due to differences in access to equipment, technological knowledge, </w:t>
      </w:r>
      <w:proofErr w:type="gramStart"/>
      <w:r>
        <w:t>time</w:t>
      </w:r>
      <w:proofErr w:type="gramEnd"/>
      <w:r>
        <w:t xml:space="preserve"> and space to participate remotely, etc. Furthermore, pandemic-related illness also prevented some participants from repeating tasks at specific time points. While multiple imputation of missing data is possible, even when data are missing-not-at-random for reasons such as these (see e.g. </w:t>
      </w:r>
      <w:proofErr w:type="spellStart"/>
      <w:r>
        <w:t>Madley</w:t>
      </w:r>
      <w:proofErr w:type="spellEnd"/>
      <w:r>
        <w:t>-Dowd et al., 2019), this approach is only considered appropriate when auxiliary variables which may have correlated with missingness are also present in the dataset. Since we did not collect initial data on these factors, imputing missing data would not have produced less biased estimates.</w:t>
      </w:r>
    </w:p>
    <w:bookmarkEnd w:id="101"/>
    <w:p w14:paraId="1FE5425E" w14:textId="77777777" w:rsidR="00016AD3" w:rsidRDefault="00016AD3"/>
    <w:p w14:paraId="392FE2A5" w14:textId="77777777" w:rsidR="00016AD3" w:rsidRDefault="008742D2">
      <w:pPr>
        <w:pStyle w:val="Heading1"/>
        <w:ind w:left="0" w:firstLine="0"/>
      </w:pPr>
      <w:r>
        <w:t>Results</w:t>
      </w:r>
    </w:p>
    <w:p w14:paraId="7D16AD41" w14:textId="77777777" w:rsidR="00016AD3" w:rsidRDefault="008742D2">
      <w:pPr>
        <w:pStyle w:val="Heading2"/>
        <w:ind w:left="0" w:firstLine="0"/>
      </w:pPr>
      <w:bookmarkStart w:id="102" w:name="_heading=h.cnlyidxz9p96" w:colFirst="0" w:colLast="0"/>
      <w:bookmarkStart w:id="103" w:name="_Hlk108516173"/>
      <w:bookmarkEnd w:id="102"/>
      <w:r>
        <w:t>Predictors of selection and remaining on SLI degree program</w:t>
      </w:r>
    </w:p>
    <w:p w14:paraId="6A01843B" w14:textId="77777777" w:rsidR="00016AD3" w:rsidRDefault="008742D2">
      <w:pPr>
        <w:pStyle w:val="Heading3"/>
        <w:rPr>
          <w:i/>
        </w:rPr>
      </w:pPr>
      <w:bookmarkStart w:id="104" w:name="_heading=h.hupd18y1ngvx" w:colFirst="0" w:colLast="0"/>
      <w:bookmarkStart w:id="105" w:name="_Hlk108516251"/>
      <w:bookmarkEnd w:id="103"/>
      <w:bookmarkEnd w:id="104"/>
      <w:r>
        <w:rPr>
          <w:i/>
        </w:rPr>
        <w:t>Predictors of selection</w:t>
      </w:r>
    </w:p>
    <w:p w14:paraId="573AC1BF" w14:textId="329E9937" w:rsidR="00016AD3" w:rsidRDefault="008742D2">
      <w:bookmarkStart w:id="106" w:name="_Hlk108516281"/>
      <w:bookmarkEnd w:id="105"/>
      <w:r>
        <w:t xml:space="preserve">The first sub-analysis examines whether any of the cognitive and linguistic assessments at session one (pre-degree) were predictive of being selected for the degree program, using data from the HW1 cohort, plus the candidates who were assessed at interview but not selected (HW0). We fit a backward stepwise logistic regression model to identify possible predictors of the binary outcome variable ‘selected’ (0, 1) out of the following predictor variables: multimodal WM, visuospatial WM, non-verbal reasoning, English vocabulary, 2D-MR and initial BSL self-rating. At each step, variables were chosen based on </w:t>
      </w:r>
      <w:r>
        <w:rPr>
          <w:i/>
        </w:rPr>
        <w:t>p</w:t>
      </w:r>
      <w:r>
        <w:t xml:space="preserve">-values, and a default </w:t>
      </w:r>
      <w:r>
        <w:rPr>
          <w:i/>
        </w:rPr>
        <w:t>p</w:t>
      </w:r>
      <w:r>
        <w:t>-value threshold</w:t>
      </w:r>
      <w:ins w:id="107" w:author="Freya Watkins" w:date="2022-06-23T09:20:00Z">
        <w:r>
          <w:t xml:space="preserve"> for backward stepwise regression</w:t>
        </w:r>
      </w:ins>
      <w:r>
        <w:t xml:space="preserve"> of 0.1 was used to set a limit on the total number of variables included in the final model. The stepwise regression reduced the predictors to just 2D-MR score (</w:t>
      </w:r>
      <w:r>
        <w:rPr>
          <w:i/>
        </w:rPr>
        <w:t>z</w:t>
      </w:r>
      <w:r>
        <w:t xml:space="preserve">=1.78, </w:t>
      </w:r>
      <w:r>
        <w:rPr>
          <w:i/>
        </w:rPr>
        <w:t>p</w:t>
      </w:r>
      <w:r>
        <w:t>=0.075) and BSL self-rating (</w:t>
      </w:r>
      <w:r>
        <w:rPr>
          <w:i/>
        </w:rPr>
        <w:t>z</w:t>
      </w:r>
      <w:r>
        <w:t xml:space="preserve">=1.91, </w:t>
      </w:r>
      <w:r>
        <w:rPr>
          <w:i/>
        </w:rPr>
        <w:t>p</w:t>
      </w:r>
      <w:r>
        <w:t xml:space="preserve">=0.056), whereby higher 2D-MR scores and higher BSL self-ratings respectively were both </w:t>
      </w:r>
      <w:del w:id="108" w:author="Freya Watkins" w:date="2022-06-12T14:45:00Z">
        <w:r>
          <w:delText xml:space="preserve">marginally </w:delText>
        </w:r>
      </w:del>
      <w:ins w:id="109" w:author="Freya Watkins" w:date="2022-06-12T14:45:00Z">
        <w:r>
          <w:t xml:space="preserve">significant predictors of </w:t>
        </w:r>
      </w:ins>
      <w:del w:id="110" w:author="Freya Watkins" w:date="2022-06-12T14:45:00Z">
        <w:r>
          <w:delText xml:space="preserve">associated with </w:delText>
        </w:r>
      </w:del>
      <w:r>
        <w:t>being selected for the degree. While we did not have enough data from the copy-sign task coded to include in the model, self-rated BSL proficiency and copy-sign task scores were significantly positively correlated (</w:t>
      </w:r>
      <w:r>
        <w:rPr>
          <w:i/>
        </w:rPr>
        <w:t>r</w:t>
      </w:r>
      <w:r>
        <w:rPr>
          <w:vertAlign w:val="superscript"/>
        </w:rPr>
        <w:t>2</w:t>
      </w:r>
      <w:r>
        <w:t xml:space="preserve">=0.38, </w:t>
      </w:r>
      <w:r>
        <w:rPr>
          <w:i/>
        </w:rPr>
        <w:t>t</w:t>
      </w:r>
      <w:r>
        <w:t xml:space="preserve">=2.4, </w:t>
      </w:r>
      <w:r>
        <w:rPr>
          <w:i/>
        </w:rPr>
        <w:t>p</w:t>
      </w:r>
      <w:r>
        <w:t>=0.043).</w:t>
      </w:r>
    </w:p>
    <w:p w14:paraId="04278EF6" w14:textId="77777777" w:rsidR="00016AD3" w:rsidRDefault="008742D2">
      <w:pPr>
        <w:pStyle w:val="Heading3"/>
        <w:rPr>
          <w:i/>
        </w:rPr>
      </w:pPr>
      <w:bookmarkStart w:id="111" w:name="_heading=h.mr4y6z2oy1mx" w:colFirst="0" w:colLast="0"/>
      <w:bookmarkStart w:id="112" w:name="_Hlk108516268"/>
      <w:bookmarkEnd w:id="106"/>
      <w:bookmarkEnd w:id="111"/>
      <w:r>
        <w:rPr>
          <w:i/>
        </w:rPr>
        <w:t>Predictors of continuation</w:t>
      </w:r>
    </w:p>
    <w:p w14:paraId="7CA42D49" w14:textId="7FEA87E4" w:rsidR="00016AD3" w:rsidRDefault="008742D2">
      <w:bookmarkStart w:id="113" w:name="_Hlk108524238"/>
      <w:bookmarkEnd w:id="112"/>
      <w:r>
        <w:t xml:space="preserve">Our second sub-analysis looks at students across the three cohorts who were selected for the degree program, i.e. excluding those who were not successful in gaining a place at interview. Here we ask whether any of the </w:t>
      </w:r>
      <w:ins w:id="114" w:author="Freya Watkins" w:date="2022-06-28T11:29:00Z">
        <w:r>
          <w:t xml:space="preserve">initial </w:t>
        </w:r>
      </w:ins>
      <w:r>
        <w:t xml:space="preserve">assessments carried out </w:t>
      </w:r>
      <w:ins w:id="115" w:author="Freya Watkins" w:date="2022-06-28T11:29:00Z">
        <w:r>
          <w:t>pre-degree</w:t>
        </w:r>
      </w:ins>
      <w:del w:id="116" w:author="Freya Watkins" w:date="2022-06-28T11:29:00Z">
        <w:r>
          <w:delText>at session 1</w:delText>
        </w:r>
      </w:del>
      <w:r>
        <w:t xml:space="preserve"> predict</w:t>
      </w:r>
      <w:ins w:id="117" w:author="Freya Watkins" w:date="2022-06-27T08:45:00Z">
        <w:r>
          <w:t>ed</w:t>
        </w:r>
      </w:ins>
      <w:r>
        <w:t xml:space="preserve"> whether students were continuing with the degree program at the time of writing (in final or penultimate year). We again fit a backward stepwise logistic regression model to identify possible predictors of the binary </w:t>
      </w:r>
      <w:r>
        <w:lastRenderedPageBreak/>
        <w:t xml:space="preserve">outcome variable ‘continuing’ (0, 1) out of the following predictor variables: multimodal WM, visuospatial WM, non-verbal reasoning, English vocabulary, and initial BSL self-rating. At each step, variables were chosen based on </w:t>
      </w:r>
      <w:r>
        <w:rPr>
          <w:i/>
        </w:rPr>
        <w:t>p</w:t>
      </w:r>
      <w:r>
        <w:t xml:space="preserve">-values, and a default </w:t>
      </w:r>
      <w:r>
        <w:rPr>
          <w:i/>
        </w:rPr>
        <w:t>p</w:t>
      </w:r>
      <w:r>
        <w:t xml:space="preserve">-value threshold </w:t>
      </w:r>
      <w:ins w:id="118" w:author="Freya Watkins" w:date="2022-06-23T09:21:00Z">
        <w:r>
          <w:t xml:space="preserve">for backward stepwise regression </w:t>
        </w:r>
      </w:ins>
      <w:r>
        <w:t>of 0.1 was used to set a limit on the total number of variables included in the final model. The stepwise regression reduced the predictors of continuing with the SLI degree to just visuospatial WM (</w:t>
      </w:r>
      <w:r>
        <w:rPr>
          <w:i/>
        </w:rPr>
        <w:t>z</w:t>
      </w:r>
      <w:r>
        <w:t xml:space="preserve">=-1.77. </w:t>
      </w:r>
      <w:r>
        <w:rPr>
          <w:i/>
        </w:rPr>
        <w:t>p</w:t>
      </w:r>
      <w:r>
        <w:t xml:space="preserve">=0.078), whereby </w:t>
      </w:r>
      <w:ins w:id="119" w:author="Freya Watkins" w:date="2022-06-12T14:50:00Z">
        <w:r>
          <w:t xml:space="preserve">a </w:t>
        </w:r>
      </w:ins>
      <w:r>
        <w:t>higher visuospatial WM score</w:t>
      </w:r>
      <w:ins w:id="120" w:author="Freya Watkins" w:date="2022-06-12T14:49:00Z">
        <w:r>
          <w:t xml:space="preserve"> significantly predicted</w:t>
        </w:r>
      </w:ins>
      <w:del w:id="121" w:author="Freya Watkins" w:date="2022-06-12T14:49:00Z">
        <w:r>
          <w:delText>s</w:delText>
        </w:r>
      </w:del>
      <w:ins w:id="122" w:author="Freya Watkins" w:date="2022-06-12T14:49:00Z">
        <w:del w:id="123" w:author="Freya Watkins" w:date="2022-06-12T14:49:00Z">
          <w:r>
            <w:delText xml:space="preserve"> </w:delText>
          </w:r>
        </w:del>
      </w:ins>
      <w:del w:id="124" w:author="Freya Watkins" w:date="2022-06-12T14:49:00Z">
        <w:r>
          <w:delText xml:space="preserve"> were marginally associated with</w:delText>
        </w:r>
      </w:del>
      <w:r>
        <w:t xml:space="preserve"> continuing on the degree. As an additional analysis, we also modeled impulsivity at the end of second year, but this did not predict continuation in the degree.</w:t>
      </w:r>
    </w:p>
    <w:p w14:paraId="416A3305" w14:textId="526B48DE" w:rsidR="00016AD3" w:rsidRDefault="008742D2">
      <w:pPr>
        <w:pStyle w:val="Heading2"/>
        <w:ind w:left="0" w:firstLine="0"/>
      </w:pPr>
      <w:bookmarkStart w:id="125" w:name="_heading=h.zh1mmtalke3q" w:colFirst="0" w:colLast="0"/>
      <w:bookmarkStart w:id="126" w:name="_Hlk108516197"/>
      <w:bookmarkEnd w:id="113"/>
      <w:bookmarkEnd w:id="125"/>
      <w:r>
        <w:t>Change</w:t>
      </w:r>
      <w:ins w:id="127" w:author="Freya Watkins" w:date="2022-06-28T11:45:00Z">
        <w:r>
          <w:t>s</w:t>
        </w:r>
      </w:ins>
      <w:r>
        <w:t xml:space="preserve"> in cognitive and linguistic skills during SLI program</w:t>
      </w:r>
    </w:p>
    <w:p w14:paraId="22341711" w14:textId="2E7BC29F" w:rsidR="00016AD3" w:rsidRDefault="008742D2">
      <w:bookmarkStart w:id="128" w:name="_Hlk108524288"/>
      <w:bookmarkEnd w:id="126"/>
      <w:r>
        <w:t>In our second set of analyses, we look at all the cognitive and linguistic assessments in turn and examine their change over time</w:t>
      </w:r>
      <w:r w:rsidR="007B3538">
        <w:t>,</w:t>
      </w:r>
      <w:r>
        <w:t xml:space="preserve"> as </w:t>
      </w:r>
      <w:proofErr w:type="spellStart"/>
      <w:r>
        <w:t>students</w:t>
      </w:r>
      <w:proofErr w:type="spellEnd"/>
      <w:r>
        <w:t xml:space="preserve"> progress through the SLI program. All linear models have initial BSL skill as a covariate and random effects for participants</w:t>
      </w:r>
      <w:ins w:id="129" w:author="Freya Watkins" w:date="2022-06-23T09:21:00Z">
        <w:r>
          <w:t>, and use a standard p-value threshold for linear models of 0.05</w:t>
        </w:r>
      </w:ins>
      <w:r>
        <w:t>. Models of English comprehension also include age at initial testing session as a covariate.</w:t>
      </w:r>
    </w:p>
    <w:p w14:paraId="4365AF42" w14:textId="77777777" w:rsidR="00016AD3" w:rsidRDefault="008742D2">
      <w:pPr>
        <w:pStyle w:val="Heading3"/>
        <w:rPr>
          <w:i/>
        </w:rPr>
      </w:pPr>
      <w:bookmarkStart w:id="130" w:name="_heading=h.big04obkhswf" w:colFirst="0" w:colLast="0"/>
      <w:bookmarkStart w:id="131" w:name="_Hlk108524331"/>
      <w:bookmarkEnd w:id="128"/>
      <w:bookmarkEnd w:id="130"/>
      <w:r>
        <w:rPr>
          <w:i/>
        </w:rPr>
        <w:t>Working memory tasks over time</w:t>
      </w:r>
    </w:p>
    <w:p w14:paraId="2F0146C7" w14:textId="72928329" w:rsidR="00016AD3" w:rsidRDefault="008742D2">
      <w:bookmarkStart w:id="132" w:name="_Hlk108524372"/>
      <w:bookmarkEnd w:id="131"/>
      <w:r>
        <w:t>Multimodal WM (Dual N-Back) was significantly improved after two years of study compared to pre-degree (</w:t>
      </w:r>
      <w:r>
        <w:rPr>
          <w:i/>
        </w:rPr>
        <w:t>t</w:t>
      </w:r>
      <w:r>
        <w:t xml:space="preserve">=2.32, </w:t>
      </w:r>
      <w:r>
        <w:rPr>
          <w:i/>
        </w:rPr>
        <w:t>p</w:t>
      </w:r>
      <w:r>
        <w:t>=0.02</w:t>
      </w:r>
      <w:ins w:id="133" w:author="Freya Watkins" w:date="2022-06-18T14:01:00Z">
        <w:r>
          <w:t>, d=0.56</w:t>
        </w:r>
      </w:ins>
      <w:r>
        <w:t>; Fig. 3a). However, this improvement did not hold at the final session (</w:t>
      </w:r>
      <w:r>
        <w:rPr>
          <w:i/>
        </w:rPr>
        <w:t>t</w:t>
      </w:r>
      <w:r>
        <w:t xml:space="preserve">=0.12, </w:t>
      </w:r>
      <w:r>
        <w:rPr>
          <w:i/>
        </w:rPr>
        <w:t>p</w:t>
      </w:r>
      <w:r>
        <w:t>=0.91) compared to pre-degree.</w:t>
      </w:r>
      <w:r>
        <w:rPr>
          <w:i/>
        </w:rPr>
        <w:br/>
      </w:r>
      <w:r>
        <w:t>Performance on the visuospatial WM task (</w:t>
      </w:r>
      <w:proofErr w:type="spellStart"/>
      <w:r>
        <w:t>Corsi</w:t>
      </w:r>
      <w:proofErr w:type="spellEnd"/>
      <w:r>
        <w:t xml:space="preserve"> Blocks) was significantly improved after one year of study compared to pre-degree (</w:t>
      </w:r>
      <w:r>
        <w:rPr>
          <w:i/>
        </w:rPr>
        <w:t>t</w:t>
      </w:r>
      <w:r>
        <w:t xml:space="preserve">=2.01; </w:t>
      </w:r>
      <w:r>
        <w:rPr>
          <w:i/>
        </w:rPr>
        <w:t>p</w:t>
      </w:r>
      <w:r>
        <w:t>=0.044</w:t>
      </w:r>
      <w:ins w:id="134" w:author="Freya Watkins" w:date="2022-06-18T14:02:00Z">
        <w:r>
          <w:t>, d=0.29</w:t>
        </w:r>
      </w:ins>
      <w:r>
        <w:t xml:space="preserve">; Fig. 3b). However, this improvement did not hold for the latter two sessions (second-year: </w:t>
      </w:r>
      <w:r>
        <w:rPr>
          <w:i/>
        </w:rPr>
        <w:t>t</w:t>
      </w:r>
      <w:r>
        <w:t xml:space="preserve">=-0.06, </w:t>
      </w:r>
      <w:r>
        <w:rPr>
          <w:i/>
        </w:rPr>
        <w:t>p</w:t>
      </w:r>
      <w:r>
        <w:t xml:space="preserve">=0.95; third-year: </w:t>
      </w:r>
      <w:r>
        <w:rPr>
          <w:i/>
        </w:rPr>
        <w:t>t</w:t>
      </w:r>
      <w:r>
        <w:t xml:space="preserve">=1.52, </w:t>
      </w:r>
      <w:r>
        <w:rPr>
          <w:i/>
        </w:rPr>
        <w:t>p</w:t>
      </w:r>
      <w:r>
        <w:t xml:space="preserve">=0.13). </w:t>
      </w:r>
      <w:r>
        <w:br/>
        <w:t xml:space="preserve">Auditory WM performance (Digit Span) was not significantly improved by </w:t>
      </w:r>
      <w:del w:id="135" w:author="Freya Watkins" w:date="2022-06-27T08:50:00Z">
        <w:r>
          <w:delText xml:space="preserve">the </w:delText>
        </w:r>
      </w:del>
      <w:r>
        <w:t>second</w:t>
      </w:r>
      <w:ins w:id="136" w:author="Freya Watkins" w:date="2022-06-27T08:50:00Z">
        <w:r>
          <w:t xml:space="preserve"> </w:t>
        </w:r>
      </w:ins>
      <w:del w:id="137" w:author="Freya Watkins" w:date="2022-06-27T08:50:00Z">
        <w:r>
          <w:delText>-</w:delText>
        </w:r>
      </w:del>
      <w:r>
        <w:t>year compared to pre-degree (</w:t>
      </w:r>
      <w:r>
        <w:rPr>
          <w:i/>
        </w:rPr>
        <w:t>t</w:t>
      </w:r>
      <w:r>
        <w:t xml:space="preserve">=0.53, </w:t>
      </w:r>
      <w:r>
        <w:rPr>
          <w:i/>
        </w:rPr>
        <w:t>p</w:t>
      </w:r>
      <w:r>
        <w:t>=0.59), but third-year accuracy was significantly higher than pre-degree (</w:t>
      </w:r>
      <w:r>
        <w:rPr>
          <w:i/>
        </w:rPr>
        <w:t>t</w:t>
      </w:r>
      <w:r>
        <w:t xml:space="preserve">=2.72, </w:t>
      </w:r>
      <w:r>
        <w:rPr>
          <w:i/>
        </w:rPr>
        <w:t>p</w:t>
      </w:r>
      <w:r>
        <w:t>=0.007</w:t>
      </w:r>
      <w:ins w:id="138" w:author="Freya Watkins" w:date="2022-06-18T14:02:00Z">
        <w:r>
          <w:t>, d=1.57</w:t>
        </w:r>
      </w:ins>
      <w:r>
        <w:t>; Fig. 3c).</w:t>
      </w:r>
    </w:p>
    <w:p w14:paraId="5F0504ED" w14:textId="77777777" w:rsidR="00016AD3" w:rsidRDefault="008742D2">
      <w:pPr>
        <w:pStyle w:val="Heading3"/>
        <w:rPr>
          <w:i/>
        </w:rPr>
      </w:pPr>
      <w:bookmarkStart w:id="139" w:name="_heading=h.xacnzob1zsp" w:colFirst="0" w:colLast="0"/>
      <w:bookmarkStart w:id="140" w:name="_Hlk108524342"/>
      <w:bookmarkEnd w:id="132"/>
      <w:bookmarkEnd w:id="139"/>
      <w:r>
        <w:rPr>
          <w:i/>
        </w:rPr>
        <w:t>Mental rotation tasks over time</w:t>
      </w:r>
    </w:p>
    <w:p w14:paraId="5E9AE09F" w14:textId="38583FBE" w:rsidR="00016AD3" w:rsidRDefault="008742D2">
      <w:pPr>
        <w:rPr>
          <w:i/>
        </w:rPr>
      </w:pPr>
      <w:bookmarkStart w:id="141" w:name="_Hlk108524411"/>
      <w:bookmarkEnd w:id="140"/>
      <w:r>
        <w:t>Performance on the 2D shape rotation task was significantly improved after one year of study compared to pre-degree (</w:t>
      </w:r>
      <w:r>
        <w:rPr>
          <w:i/>
        </w:rPr>
        <w:t>t</w:t>
      </w:r>
      <w:r>
        <w:t>=2.71,</w:t>
      </w:r>
      <w:r>
        <w:rPr>
          <w:i/>
        </w:rPr>
        <w:t xml:space="preserve"> p</w:t>
      </w:r>
      <w:r>
        <w:t>=0.007</w:t>
      </w:r>
      <w:ins w:id="142" w:author="Freya Watkins" w:date="2022-06-18T14:02:00Z">
        <w:r>
          <w:rPr>
            <w:vertAlign w:val="superscript"/>
          </w:rPr>
          <w:footnoteReference w:id="2"/>
        </w:r>
      </w:ins>
      <w:r>
        <w:t>). Interestingly, the covariate initial BSL skill played a negative role in predicting 2D-MR performance overall (</w:t>
      </w:r>
      <w:r>
        <w:rPr>
          <w:i/>
        </w:rPr>
        <w:t>t</w:t>
      </w:r>
      <w:r>
        <w:t xml:space="preserve">=-2.21, </w:t>
      </w:r>
      <w:r>
        <w:rPr>
          <w:i/>
        </w:rPr>
        <w:t>p</w:t>
      </w:r>
      <w:r>
        <w:t xml:space="preserve">=0.027). Reaction times were significantly faster than pre-degree at all subsequent sessions (first year: </w:t>
      </w:r>
      <w:r>
        <w:rPr>
          <w:i/>
        </w:rPr>
        <w:t>t</w:t>
      </w:r>
      <w:r>
        <w:t xml:space="preserve">=-4.04, </w:t>
      </w:r>
      <w:r>
        <w:rPr>
          <w:i/>
        </w:rPr>
        <w:t>p</w:t>
      </w:r>
      <w:r>
        <w:t>&lt;0.001</w:t>
      </w:r>
      <w:ins w:id="145" w:author="Freya Watkins" w:date="2022-06-18T14:08:00Z">
        <w:r>
          <w:t>, d=1.07</w:t>
        </w:r>
      </w:ins>
      <w:r>
        <w:t xml:space="preserve">; second-year: </w:t>
      </w:r>
      <w:r>
        <w:rPr>
          <w:i/>
        </w:rPr>
        <w:t>t</w:t>
      </w:r>
      <w:r>
        <w:t xml:space="preserve">=-3.88, </w:t>
      </w:r>
      <w:r>
        <w:rPr>
          <w:i/>
        </w:rPr>
        <w:t>p</w:t>
      </w:r>
      <w:r>
        <w:t xml:space="preserve">&lt;0.001; third-year: </w:t>
      </w:r>
      <w:r>
        <w:rPr>
          <w:i/>
        </w:rPr>
        <w:t>t</w:t>
      </w:r>
      <w:r>
        <w:t xml:space="preserve">=-2.12, </w:t>
      </w:r>
      <w:r>
        <w:rPr>
          <w:i/>
        </w:rPr>
        <w:t>p</w:t>
      </w:r>
      <w:r>
        <w:t xml:space="preserve">&lt;0.001). On the 3D block rotation task, speed-accuracy trade-off scores were significantly higher than pre-degree at all subsequent sessions (first year: </w:t>
      </w:r>
      <w:r>
        <w:rPr>
          <w:i/>
        </w:rPr>
        <w:t>t</w:t>
      </w:r>
      <w:r>
        <w:t xml:space="preserve">=2.51, </w:t>
      </w:r>
      <w:r>
        <w:rPr>
          <w:i/>
        </w:rPr>
        <w:t>p</w:t>
      </w:r>
      <w:r>
        <w:t>=0.012</w:t>
      </w:r>
      <w:ins w:id="146" w:author="Freya Watkins" w:date="2022-06-18T14:09:00Z">
        <w:r>
          <w:t>, d=1.32</w:t>
        </w:r>
      </w:ins>
      <w:r>
        <w:t xml:space="preserve">; second-year: </w:t>
      </w:r>
      <w:r>
        <w:rPr>
          <w:i/>
        </w:rPr>
        <w:t>t</w:t>
      </w:r>
      <w:r>
        <w:t xml:space="preserve">=4.6, </w:t>
      </w:r>
      <w:r>
        <w:rPr>
          <w:i/>
        </w:rPr>
        <w:t>p</w:t>
      </w:r>
      <w:r>
        <w:t>&lt;0.001</w:t>
      </w:r>
      <w:ins w:id="147" w:author="Freya Watkins" w:date="2022-06-18T14:08:00Z">
        <w:r>
          <w:t>, d=0.91</w:t>
        </w:r>
      </w:ins>
      <w:r>
        <w:t xml:space="preserve">; third-year: </w:t>
      </w:r>
      <w:r>
        <w:rPr>
          <w:i/>
        </w:rPr>
        <w:t>t</w:t>
      </w:r>
      <w:r>
        <w:t xml:space="preserve">=5.31, </w:t>
      </w:r>
      <w:r>
        <w:rPr>
          <w:i/>
        </w:rPr>
        <w:t>p</w:t>
      </w:r>
      <w:r>
        <w:t>&lt;0.001</w:t>
      </w:r>
      <w:ins w:id="148" w:author="Freya Watkins" w:date="2022-06-18T14:09:00Z">
        <w:r>
          <w:t>, d=1.68</w:t>
        </w:r>
      </w:ins>
      <w:r>
        <w:t>; Fig. 3d)</w:t>
      </w:r>
      <w:del w:id="149" w:author="Freya Watkins" w:date="2022-06-27T09:24:00Z">
        <w:r>
          <w:delText xml:space="preserve"> compared to pre-degree performance</w:delText>
        </w:r>
      </w:del>
      <w:r>
        <w:t>. Likewise, reaction times on the 3D-MR task were significantly faster</w:t>
      </w:r>
      <w:ins w:id="150" w:author="Freya Watkins" w:date="2022-06-27T09:25:00Z">
        <w:r>
          <w:t xml:space="preserve"> than pre-degree</w:t>
        </w:r>
      </w:ins>
      <w:r>
        <w:t xml:space="preserve"> at all subsequent sessions (first year: </w:t>
      </w:r>
      <w:r>
        <w:rPr>
          <w:i/>
        </w:rPr>
        <w:t>t</w:t>
      </w:r>
      <w:r>
        <w:t xml:space="preserve">=-2.2, </w:t>
      </w:r>
      <w:r>
        <w:rPr>
          <w:i/>
        </w:rPr>
        <w:t>p</w:t>
      </w:r>
      <w:r>
        <w:t>=0.028</w:t>
      </w:r>
      <w:ins w:id="151" w:author="Freya Watkins" w:date="2022-06-18T14:09:00Z">
        <w:r>
          <w:t>, d=1.97</w:t>
        </w:r>
      </w:ins>
      <w:r>
        <w:t xml:space="preserve">; second-year: </w:t>
      </w:r>
      <w:r>
        <w:rPr>
          <w:i/>
        </w:rPr>
        <w:t>t</w:t>
      </w:r>
      <w:r>
        <w:t xml:space="preserve">=-5.3, </w:t>
      </w:r>
      <w:r>
        <w:rPr>
          <w:i/>
        </w:rPr>
        <w:t>p</w:t>
      </w:r>
      <w:r>
        <w:t>&lt;0.001</w:t>
      </w:r>
      <w:ins w:id="152" w:author="Freya Watkins" w:date="2022-06-18T14:10:00Z">
        <w:r>
          <w:t>, d=1.33</w:t>
        </w:r>
      </w:ins>
      <w:r>
        <w:t xml:space="preserve">; third-year: </w:t>
      </w:r>
      <w:r>
        <w:rPr>
          <w:i/>
        </w:rPr>
        <w:t>t</w:t>
      </w:r>
      <w:r>
        <w:t xml:space="preserve">=-5.69, </w:t>
      </w:r>
      <w:r>
        <w:rPr>
          <w:i/>
        </w:rPr>
        <w:t>p</w:t>
      </w:r>
      <w:r>
        <w:t>&lt;0.001</w:t>
      </w:r>
      <w:ins w:id="153" w:author="Freya Watkins" w:date="2022-06-18T14:10:00Z">
        <w:r>
          <w:t>, d=2.53</w:t>
        </w:r>
      </w:ins>
      <w:r>
        <w:t>)</w:t>
      </w:r>
      <w:del w:id="154" w:author="Freya Watkins" w:date="2022-06-27T09:25:00Z">
        <w:r>
          <w:delText xml:space="preserve"> compared to performance pre-degree</w:delText>
        </w:r>
      </w:del>
      <w:r>
        <w:t>, although accuracy alone was only significantly improved at the final session (</w:t>
      </w:r>
      <w:r>
        <w:rPr>
          <w:i/>
        </w:rPr>
        <w:t>t</w:t>
      </w:r>
      <w:r>
        <w:t xml:space="preserve">=-2.16, </w:t>
      </w:r>
      <w:r>
        <w:rPr>
          <w:i/>
        </w:rPr>
        <w:t>p</w:t>
      </w:r>
      <w:r>
        <w:t>=0.031</w:t>
      </w:r>
      <w:ins w:id="155" w:author="Freya Watkins" w:date="2022-06-18T14:10:00Z">
        <w:r>
          <w:t>, d=0.57</w:t>
        </w:r>
      </w:ins>
      <w:r>
        <w:t>).</w:t>
      </w:r>
      <w:r>
        <w:rPr>
          <w:noProof/>
        </w:rPr>
        <w:lastRenderedPageBreak/>
        <w:drawing>
          <wp:inline distT="114300" distB="114300" distL="114300" distR="114300" wp14:anchorId="0AADF4B2" wp14:editId="4E9108C9">
            <wp:extent cx="6208395" cy="4140200"/>
            <wp:effectExtent l="0" t="0" r="0" b="0"/>
            <wp:docPr id="6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208395" cy="4140200"/>
                    </a:xfrm>
                    <a:prstGeom prst="rect">
                      <a:avLst/>
                    </a:prstGeom>
                    <a:ln/>
                  </pic:spPr>
                </pic:pic>
              </a:graphicData>
            </a:graphic>
          </wp:inline>
        </w:drawing>
      </w:r>
      <w:bookmarkStart w:id="156" w:name="_Hlk108524645"/>
      <w:bookmarkEnd w:id="141"/>
      <w:r>
        <w:rPr>
          <w:i/>
        </w:rPr>
        <w:t xml:space="preserve">Figure 3: </w:t>
      </w:r>
      <w:ins w:id="157" w:author="Freya Watkins" w:date="2022-06-21T08:13:00Z">
        <w:r>
          <w:rPr>
            <w:i/>
          </w:rPr>
          <w:t>Change</w:t>
        </w:r>
      </w:ins>
      <w:del w:id="158" w:author="Freya Watkins" w:date="2022-06-21T08:13:00Z">
        <w:r>
          <w:rPr>
            <w:i/>
          </w:rPr>
          <w:delText>Improvement</w:delText>
        </w:r>
      </w:del>
      <w:r>
        <w:rPr>
          <w:i/>
        </w:rPr>
        <w:t>s in SLI student performance on four cognitive assessments over time</w:t>
      </w:r>
      <w:ins w:id="159" w:author="Freya Watkins" w:date="2022-06-10T09:38:00Z">
        <w:r>
          <w:rPr>
            <w:i/>
          </w:rPr>
          <w:t>:</w:t>
        </w:r>
      </w:ins>
      <w:del w:id="160" w:author="Freya Watkins" w:date="2022-06-10T09:38:00Z">
        <w:r>
          <w:rPr>
            <w:i/>
          </w:rPr>
          <w:delText>.</w:delText>
        </w:r>
      </w:del>
      <w:r>
        <w:rPr>
          <w:i/>
        </w:rPr>
        <w:t xml:space="preserve"> a) multimodal WM</w:t>
      </w:r>
      <w:ins w:id="161" w:author="Freya Watkins" w:date="2022-06-21T07:47:00Z">
        <w:r>
          <w:rPr>
            <w:i/>
          </w:rPr>
          <w:t xml:space="preserve"> was significantly improved after two years of study compared to pre-degree (t=2.32, p=0.02, d=0.56)</w:t>
        </w:r>
      </w:ins>
      <w:r>
        <w:rPr>
          <w:i/>
        </w:rPr>
        <w:t>; b) visuospatial WM</w:t>
      </w:r>
      <w:ins w:id="162" w:author="Freya Watkins" w:date="2022-06-21T07:47:00Z">
        <w:r>
          <w:rPr>
            <w:i/>
          </w:rPr>
          <w:t xml:space="preserve"> was significantly improved after one year of study compared to pre-degree (t=2.01; p=0.044, d=0.29)</w:t>
        </w:r>
      </w:ins>
      <w:r>
        <w:rPr>
          <w:i/>
        </w:rPr>
        <w:t>; c) auditory WM</w:t>
      </w:r>
      <w:ins w:id="163" w:author="Freya Watkins" w:date="2022-06-21T07:54:00Z">
        <w:r>
          <w:rPr>
            <w:i/>
          </w:rPr>
          <w:t xml:space="preserve"> was significantly improved after three years of study compared to pre-degree (t=2.72, p=0.007, d=1.57)</w:t>
        </w:r>
      </w:ins>
      <w:r>
        <w:rPr>
          <w:i/>
        </w:rPr>
        <w:t>; d) 3D mental rotation</w:t>
      </w:r>
      <w:ins w:id="164" w:author="Freya Watkins" w:date="2022-06-21T08:11:00Z">
        <w:r>
          <w:rPr>
            <w:i/>
          </w:rPr>
          <w:t xml:space="preserve"> was significantly improved compared to pre-degree at all subsequent sessions (vs. first year: t=2.51, p=0.012, d=1.32; vs. second-year: t=4.6, p&lt;0.001, d=0.91; vs. third-year: t=5.31, p&lt;0.001, d=1.68).</w:t>
        </w:r>
      </w:ins>
    </w:p>
    <w:p w14:paraId="76A81C82" w14:textId="77777777" w:rsidR="00016AD3" w:rsidRDefault="008742D2">
      <w:pPr>
        <w:pStyle w:val="Heading3"/>
        <w:rPr>
          <w:i/>
        </w:rPr>
      </w:pPr>
      <w:bookmarkStart w:id="165" w:name="_heading=h.aqyzfjjxtydy" w:colFirst="0" w:colLast="0"/>
      <w:bookmarkStart w:id="166" w:name="_Hlk108524355"/>
      <w:bookmarkEnd w:id="156"/>
      <w:bookmarkEnd w:id="165"/>
      <w:r>
        <w:rPr>
          <w:i/>
        </w:rPr>
        <w:t>Linguistic and other assessments over time</w:t>
      </w:r>
    </w:p>
    <w:p w14:paraId="2A5AA4E2" w14:textId="0EC60593" w:rsidR="00016AD3" w:rsidRDefault="008742D2">
      <w:bookmarkStart w:id="167" w:name="_Hlk108524768"/>
      <w:bookmarkEnd w:id="166"/>
      <w:r>
        <w:t>English reading comprehension (</w:t>
      </w:r>
      <w:proofErr w:type="spellStart"/>
      <w:r>
        <w:t>Kirklees</w:t>
      </w:r>
      <w:proofErr w:type="spellEnd"/>
      <w:r>
        <w:t>) showed no effect of session when comparing pre-degree accuracy to first-year performance (</w:t>
      </w:r>
      <w:r>
        <w:rPr>
          <w:i/>
        </w:rPr>
        <w:t>t</w:t>
      </w:r>
      <w:r>
        <w:t xml:space="preserve">=-1.19, </w:t>
      </w:r>
      <w:r>
        <w:rPr>
          <w:i/>
        </w:rPr>
        <w:t>p</w:t>
      </w:r>
      <w:r>
        <w:t>=0.24) or to second-year performance (</w:t>
      </w:r>
      <w:r>
        <w:rPr>
          <w:i/>
        </w:rPr>
        <w:t>t</w:t>
      </w:r>
      <w:r>
        <w:t xml:space="preserve">=1.38, </w:t>
      </w:r>
      <w:r>
        <w:rPr>
          <w:i/>
        </w:rPr>
        <w:t>p</w:t>
      </w:r>
      <w:r>
        <w:t>=0.17). Our control measure, non-verbal reasoning (KBIT-2 Matrices), also showed no effect of session when comparing pre-degree accuracy with first-year performance (</w:t>
      </w:r>
      <w:r>
        <w:rPr>
          <w:i/>
        </w:rPr>
        <w:t>t</w:t>
      </w:r>
      <w:r>
        <w:t xml:space="preserve">=-1.28, </w:t>
      </w:r>
      <w:r>
        <w:rPr>
          <w:i/>
        </w:rPr>
        <w:t>p</w:t>
      </w:r>
      <w:r>
        <w:t>=0.20) or second-year performance (</w:t>
      </w:r>
      <w:r>
        <w:rPr>
          <w:i/>
        </w:rPr>
        <w:t>t</w:t>
      </w:r>
      <w:r>
        <w:t xml:space="preserve">=0.5, </w:t>
      </w:r>
      <w:r>
        <w:rPr>
          <w:i/>
        </w:rPr>
        <w:t>p</w:t>
      </w:r>
      <w:r>
        <w:t xml:space="preserve">=0.62). Due to time constraints on </w:t>
      </w:r>
      <w:ins w:id="168" w:author="Freya Watkins" w:date="2022-06-18T12:52:00Z">
        <w:r>
          <w:t xml:space="preserve">in-person </w:t>
        </w:r>
      </w:ins>
      <w:r>
        <w:t xml:space="preserve">testing and limited data from </w:t>
      </w:r>
      <w:del w:id="169" w:author="Freya Watkins" w:date="2022-06-18T12:51:00Z">
        <w:r>
          <w:delText xml:space="preserve">some </w:delText>
        </w:r>
      </w:del>
      <w:r>
        <w:t>online testing sessions, the tasks assessing phonological encoding, summarizing and impulsivity were only conducted at one session each and therefore no change-over-time analyses were conducted.</w:t>
      </w:r>
    </w:p>
    <w:p w14:paraId="705907D4" w14:textId="77777777" w:rsidR="00016AD3" w:rsidRDefault="008742D2">
      <w:pPr>
        <w:pStyle w:val="Heading2"/>
        <w:ind w:left="0" w:firstLine="0"/>
      </w:pPr>
      <w:bookmarkStart w:id="170" w:name="_heading=h.335bbd3tf19t" w:colFirst="0" w:colLast="0"/>
      <w:bookmarkStart w:id="171" w:name="_heading=h.kpy1qrgxls50" w:colFirst="0" w:colLast="0"/>
      <w:bookmarkStart w:id="172" w:name="_Hlk108516229"/>
      <w:bookmarkEnd w:id="167"/>
      <w:bookmarkEnd w:id="170"/>
      <w:bookmarkEnd w:id="171"/>
      <w:r>
        <w:t>Predictors of BSL and SLI performance</w:t>
      </w:r>
    </w:p>
    <w:p w14:paraId="228E33BF" w14:textId="4F4E4827" w:rsidR="00016AD3" w:rsidRDefault="008742D2">
      <w:bookmarkStart w:id="173" w:name="_Hlk108524811"/>
      <w:bookmarkEnd w:id="172"/>
      <w:r>
        <w:t xml:space="preserve">Our final set of analyses examines whether any of the cognitive and linguistic assessments </w:t>
      </w:r>
      <w:ins w:id="174" w:author="Freya Watkins" w:date="2022-06-27T09:32:00Z">
        <w:r>
          <w:t>we</w:t>
        </w:r>
      </w:ins>
      <w:del w:id="175" w:author="Freya Watkins" w:date="2022-06-27T09:32:00Z">
        <w:r>
          <w:delText>a</w:delText>
        </w:r>
      </w:del>
      <w:r>
        <w:t xml:space="preserve">re associated with (1) BSL and (2) SLI performance. Firstly, we look at whether any assessments were related to BSL measures, such as grades in BSL modules and BSL Sentence Reproduction Test scores. Due to the high level of attrition rate across the longitudinal study, we do not attempt to fit a large mixed model with all predictors for outcome variables at the final session. Instead we report </w:t>
      </w:r>
      <w:r>
        <w:lastRenderedPageBreak/>
        <w:t>correlations and individual regression analyses, modeling BSL and SLI measures as a function of predictor assessments, with initial BSL proficiency as a covariate. Models of English comprehension also include age at initial testing session as a covariate.</w:t>
      </w:r>
    </w:p>
    <w:p w14:paraId="4463F73C" w14:textId="77777777" w:rsidR="00016AD3" w:rsidRDefault="008742D2">
      <w:pPr>
        <w:pStyle w:val="Heading3"/>
        <w:rPr>
          <w:i/>
        </w:rPr>
      </w:pPr>
      <w:bookmarkStart w:id="176" w:name="_heading=h.275wzq5n8f02" w:colFirst="0" w:colLast="0"/>
      <w:bookmarkStart w:id="177" w:name="_Hlk108524872"/>
      <w:bookmarkEnd w:id="173"/>
      <w:bookmarkEnd w:id="176"/>
      <w:r>
        <w:rPr>
          <w:i/>
        </w:rPr>
        <w:t xml:space="preserve">Working memory tasks and BSL performance </w:t>
      </w:r>
    </w:p>
    <w:p w14:paraId="4A109243" w14:textId="1B0D50D9" w:rsidR="00016AD3" w:rsidRDefault="008742D2">
      <w:bookmarkStart w:id="178" w:name="_Hlk108525206"/>
      <w:bookmarkEnd w:id="177"/>
      <w:r>
        <w:t>As a reminder of our hypotheses: we did not predict that the WM assessments would have an impact on any BSL outcomes, other than visuospatial WM. There was no relationship between initial multimodal WM (Dual N-Back) and second-year BSL grades (</w:t>
      </w:r>
      <w:r>
        <w:rPr>
          <w:i/>
        </w:rPr>
        <w:t>r</w:t>
      </w:r>
      <w:r>
        <w:rPr>
          <w:vertAlign w:val="superscript"/>
        </w:rPr>
        <w:t>2</w:t>
      </w:r>
      <w:r>
        <w:t>=0.006), nor did multimodal WM relate to third-year BSL-SRT scores (</w:t>
      </w:r>
      <w:r>
        <w:rPr>
          <w:i/>
        </w:rPr>
        <w:t>r</w:t>
      </w:r>
      <w:r>
        <w:rPr>
          <w:vertAlign w:val="superscript"/>
        </w:rPr>
        <w:t>2</w:t>
      </w:r>
      <w:r>
        <w:t>=0.002). The</w:t>
      </w:r>
      <w:del w:id="179" w:author="Freya Watkins" w:date="2022-06-12T14:51:00Z">
        <w:r>
          <w:delText>re</w:delText>
        </w:r>
      </w:del>
      <w:ins w:id="180" w:author="Freya Watkins" w:date="2022-06-12T14:51:00Z">
        <w:r>
          <w:t xml:space="preserve"> relationship</w:t>
        </w:r>
      </w:ins>
      <w:r>
        <w:t xml:space="preserve"> </w:t>
      </w:r>
      <w:del w:id="181" w:author="Freya Watkins" w:date="2022-06-12T14:51:00Z">
        <w:r>
          <w:delText xml:space="preserve">was a weak association </w:delText>
        </w:r>
      </w:del>
      <w:r>
        <w:t xml:space="preserve">between third-year multimodal WM </w:t>
      </w:r>
      <w:r w:rsidR="007B3538">
        <w:t>skill and</w:t>
      </w:r>
      <w:r>
        <w:t xml:space="preserve"> SRT scores</w:t>
      </w:r>
      <w:del w:id="182" w:author="Freya Watkins" w:date="2022-06-12T14:51:00Z">
        <w:r>
          <w:delText>, but this</w:delText>
        </w:r>
      </w:del>
      <w:r>
        <w:t xml:space="preserve"> was not </w:t>
      </w:r>
      <w:del w:id="183" w:author="Freya Watkins" w:date="2022-06-12T14:51:00Z">
        <w:r>
          <w:delText xml:space="preserve">a </w:delText>
        </w:r>
      </w:del>
      <w:r>
        <w:t xml:space="preserve">significant </w:t>
      </w:r>
      <w:del w:id="184" w:author="Freya Watkins" w:date="2022-06-12T14:50:00Z">
        <w:r>
          <w:delText xml:space="preserve">relationship </w:delText>
        </w:r>
      </w:del>
      <w:r>
        <w:t>(</w:t>
      </w:r>
      <w:r>
        <w:rPr>
          <w:i/>
        </w:rPr>
        <w:t>r</w:t>
      </w:r>
      <w:r>
        <w:rPr>
          <w:vertAlign w:val="superscript"/>
        </w:rPr>
        <w:t>2</w:t>
      </w:r>
      <w:r>
        <w:t xml:space="preserve">=0.12, </w:t>
      </w:r>
      <w:r>
        <w:rPr>
          <w:i/>
        </w:rPr>
        <w:t>t</w:t>
      </w:r>
      <w:r>
        <w:t xml:space="preserve">=0.83, </w:t>
      </w:r>
      <w:r>
        <w:rPr>
          <w:i/>
        </w:rPr>
        <w:t>p</w:t>
      </w:r>
      <w:r>
        <w:t>=0.44). We found no relationship between initial visuospatial WM (</w:t>
      </w:r>
      <w:proofErr w:type="spellStart"/>
      <w:r>
        <w:t>Corsi</w:t>
      </w:r>
      <w:proofErr w:type="spellEnd"/>
      <w:r>
        <w:t xml:space="preserve"> Blocks) and second-year BSL grades (</w:t>
      </w:r>
      <w:r>
        <w:rPr>
          <w:i/>
        </w:rPr>
        <w:t>r</w:t>
      </w:r>
      <w:r>
        <w:rPr>
          <w:vertAlign w:val="superscript"/>
        </w:rPr>
        <w:t>2</w:t>
      </w:r>
      <w:r>
        <w:t>&lt;.001), nor with third-year BSL-SRT score</w:t>
      </w:r>
      <w:ins w:id="185" w:author="Freya Watkins" w:date="2022-06-27T10:46:00Z">
        <w:r>
          <w:t>s</w:t>
        </w:r>
      </w:ins>
      <w:r>
        <w:t xml:space="preserve"> (</w:t>
      </w:r>
      <w:r>
        <w:rPr>
          <w:i/>
        </w:rPr>
        <w:t>r</w:t>
      </w:r>
      <w:r>
        <w:rPr>
          <w:vertAlign w:val="superscript"/>
        </w:rPr>
        <w:t>2</w:t>
      </w:r>
      <w:r>
        <w:t xml:space="preserve">=0.10). However, third-year SRT scores were </w:t>
      </w:r>
      <w:ins w:id="186" w:author="Freya Watkins" w:date="2022-06-13T13:53:00Z">
        <w:r>
          <w:t xml:space="preserve">significantly </w:t>
        </w:r>
      </w:ins>
      <w:r>
        <w:t xml:space="preserve">positively associated with visuospatial WM </w:t>
      </w:r>
      <w:ins w:id="187" w:author="Freya Watkins" w:date="2022-06-27T10:47:00Z">
        <w:r>
          <w:t xml:space="preserve">skill </w:t>
        </w:r>
      </w:ins>
      <w:del w:id="188" w:author="Freya Watkins" w:date="2022-06-27T10:47:00Z">
        <w:r>
          <w:delText xml:space="preserve">performance </w:delText>
        </w:r>
      </w:del>
      <w:r>
        <w:t xml:space="preserve">in </w:t>
      </w:r>
      <w:del w:id="189" w:author="Freya Watkins" w:date="2022-06-12T14:53:00Z">
        <w:r>
          <w:delText xml:space="preserve">both </w:delText>
        </w:r>
      </w:del>
      <w:r>
        <w:t>second-year (</w:t>
      </w:r>
      <w:r>
        <w:rPr>
          <w:i/>
        </w:rPr>
        <w:t>r</w:t>
      </w:r>
      <w:r>
        <w:rPr>
          <w:vertAlign w:val="superscript"/>
        </w:rPr>
        <w:t>2</w:t>
      </w:r>
      <w:r>
        <w:t xml:space="preserve">=0.609, </w:t>
      </w:r>
      <w:r>
        <w:rPr>
          <w:i/>
        </w:rPr>
        <w:t>t</w:t>
      </w:r>
      <w:r>
        <w:t xml:space="preserve">=2.73, </w:t>
      </w:r>
      <w:r>
        <w:rPr>
          <w:i/>
        </w:rPr>
        <w:t>p</w:t>
      </w:r>
      <w:r>
        <w:t>=0.041; Fig. 4a)</w:t>
      </w:r>
      <w:ins w:id="190" w:author="Freya Watkins" w:date="2022-06-27T10:47:00Z">
        <w:r>
          <w:t>,</w:t>
        </w:r>
      </w:ins>
      <w:r>
        <w:t xml:space="preserve"> </w:t>
      </w:r>
      <w:ins w:id="191" w:author="Freya Watkins" w:date="2022-06-12T14:53:00Z">
        <w:r>
          <w:t xml:space="preserve">but the positive correlation with </w:t>
        </w:r>
      </w:ins>
      <w:del w:id="192" w:author="Freya Watkins" w:date="2022-06-12T14:53:00Z">
        <w:r>
          <w:delText xml:space="preserve">and </w:delText>
        </w:r>
      </w:del>
      <w:r>
        <w:t xml:space="preserve">third-year </w:t>
      </w:r>
      <w:ins w:id="193" w:author="Freya Watkins" w:date="2022-06-27T10:48:00Z">
        <w:r>
          <w:t xml:space="preserve">WM was not significant </w:t>
        </w:r>
      </w:ins>
      <w:r>
        <w:t>(</w:t>
      </w:r>
      <w:r>
        <w:rPr>
          <w:i/>
        </w:rPr>
        <w:t>r</w:t>
      </w:r>
      <w:r>
        <w:rPr>
          <w:vertAlign w:val="superscript"/>
        </w:rPr>
        <w:t>2</w:t>
      </w:r>
      <w:r>
        <w:t xml:space="preserve">=0.301, </w:t>
      </w:r>
      <w:r>
        <w:rPr>
          <w:i/>
        </w:rPr>
        <w:t>t</w:t>
      </w:r>
      <w:r>
        <w:t xml:space="preserve">=1.55, </w:t>
      </w:r>
      <w:r>
        <w:rPr>
          <w:i/>
        </w:rPr>
        <w:t>p</w:t>
      </w:r>
      <w:r>
        <w:t>=0.17; Fig. 4b)</w:t>
      </w:r>
      <w:del w:id="194" w:author="Freya Watkins" w:date="2022-06-27T10:47:00Z">
        <w:r>
          <w:delText>, the former being a significant relationship</w:delText>
        </w:r>
      </w:del>
      <w:r>
        <w:t xml:space="preserve">. In terms of auditory WM, initial digit span scores were </w:t>
      </w:r>
      <w:ins w:id="195" w:author="Freya Watkins" w:date="2022-06-12T14:53:00Z">
        <w:r>
          <w:t>not</w:t>
        </w:r>
      </w:ins>
      <w:del w:id="196" w:author="Freya Watkins" w:date="2022-06-12T14:53:00Z">
        <w:r>
          <w:delText>only weakly</w:delText>
        </w:r>
      </w:del>
      <w:r>
        <w:t xml:space="preserve"> associated with first- (</w:t>
      </w:r>
      <w:r>
        <w:rPr>
          <w:i/>
        </w:rPr>
        <w:t>r</w:t>
      </w:r>
      <w:r>
        <w:rPr>
          <w:vertAlign w:val="superscript"/>
        </w:rPr>
        <w:t>2</w:t>
      </w:r>
      <w:r>
        <w:t xml:space="preserve">=0.12) </w:t>
      </w:r>
      <w:ins w:id="197" w:author="Freya Watkins" w:date="2022-06-12T14:53:00Z">
        <w:r>
          <w:t>or</w:t>
        </w:r>
      </w:ins>
      <w:del w:id="198" w:author="Freya Watkins" w:date="2022-06-12T14:53:00Z">
        <w:r>
          <w:delText>and</w:delText>
        </w:r>
      </w:del>
      <w:r>
        <w:t xml:space="preserve"> second-year BSL grades (</w:t>
      </w:r>
      <w:r>
        <w:rPr>
          <w:i/>
        </w:rPr>
        <w:t>r</w:t>
      </w:r>
      <w:r>
        <w:rPr>
          <w:vertAlign w:val="superscript"/>
        </w:rPr>
        <w:t>2</w:t>
      </w:r>
      <w:r>
        <w:t>=0.14),</w:t>
      </w:r>
      <w:ins w:id="199" w:author="Freya Watkins" w:date="2022-06-12T14:53:00Z">
        <w:r>
          <w:t xml:space="preserve"> nor with</w:t>
        </w:r>
      </w:ins>
      <w:r>
        <w:t xml:space="preserve"> </w:t>
      </w:r>
      <w:del w:id="200" w:author="Freya Watkins" w:date="2022-06-12T14:53:00Z">
        <w:r>
          <w:delText xml:space="preserve">but not </w:delText>
        </w:r>
      </w:del>
      <w:r>
        <w:t>third-year BSL-SRT scores (</w:t>
      </w:r>
      <w:r>
        <w:rPr>
          <w:i/>
        </w:rPr>
        <w:t>r</w:t>
      </w:r>
      <w:r>
        <w:rPr>
          <w:vertAlign w:val="superscript"/>
        </w:rPr>
        <w:t>2</w:t>
      </w:r>
      <w:r>
        <w:t>=0.001).</w:t>
      </w:r>
      <w:bookmarkStart w:id="201" w:name="_Hlk108525275"/>
    </w:p>
    <w:bookmarkEnd w:id="178"/>
    <w:p w14:paraId="78C7E988" w14:textId="2BD546ED" w:rsidR="00016AD3" w:rsidRDefault="008742D2">
      <w:pPr>
        <w:rPr>
          <w:i/>
        </w:rPr>
      </w:pPr>
      <w:r>
        <w:rPr>
          <w:noProof/>
        </w:rPr>
        <w:drawing>
          <wp:inline distT="114300" distB="114300" distL="114300" distR="114300" wp14:anchorId="2D0AE2BC" wp14:editId="15A9065D">
            <wp:extent cx="6208395" cy="2590800"/>
            <wp:effectExtent l="0" t="0" r="0" b="0"/>
            <wp:docPr id="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208395" cy="2590800"/>
                    </a:xfrm>
                    <a:prstGeom prst="rect">
                      <a:avLst/>
                    </a:prstGeom>
                    <a:ln/>
                  </pic:spPr>
                </pic:pic>
              </a:graphicData>
            </a:graphic>
          </wp:inline>
        </w:drawing>
      </w:r>
      <w:r>
        <w:br/>
      </w:r>
      <w:r>
        <w:rPr>
          <w:i/>
        </w:rPr>
        <w:t xml:space="preserve">Figure 4: </w:t>
      </w:r>
      <w:ins w:id="202" w:author="Freya Watkins" w:date="2022-06-12T14:57:00Z">
        <w:r>
          <w:rPr>
            <w:i/>
          </w:rPr>
          <w:t xml:space="preserve">Correlations </w:t>
        </w:r>
      </w:ins>
      <w:del w:id="203" w:author="Freya Watkins" w:date="2022-06-12T14:57:00Z">
        <w:r>
          <w:rPr>
            <w:i/>
          </w:rPr>
          <w:delText xml:space="preserve">Associations </w:delText>
        </w:r>
      </w:del>
      <w:r>
        <w:rPr>
          <w:i/>
        </w:rPr>
        <w:t xml:space="preserve">between SLI student performance on </w:t>
      </w:r>
      <w:ins w:id="204" w:author="Freya Watkins" w:date="2022-06-24T09:44:00Z">
        <w:r>
          <w:rPr>
            <w:i/>
          </w:rPr>
          <w:t>working memory tasks</w:t>
        </w:r>
      </w:ins>
      <w:del w:id="205" w:author="Freya Watkins" w:date="2022-06-24T09:44:00Z">
        <w:r>
          <w:rPr>
            <w:i/>
          </w:rPr>
          <w:delText>visuospatial WM</w:delText>
        </w:r>
      </w:del>
      <w:r>
        <w:rPr>
          <w:i/>
        </w:rPr>
        <w:t xml:space="preserve"> and </w:t>
      </w:r>
      <w:ins w:id="206" w:author="Freya Watkins" w:date="2022-06-24T09:42:00Z">
        <w:r>
          <w:rPr>
            <w:i/>
          </w:rPr>
          <w:t>BSL measures</w:t>
        </w:r>
      </w:ins>
      <w:del w:id="207" w:author="Freya Watkins" w:date="2022-06-24T09:42:00Z">
        <w:r>
          <w:rPr>
            <w:i/>
          </w:rPr>
          <w:delText>3rd-year BSL-</w:delText>
        </w:r>
      </w:del>
      <w:del w:id="208" w:author="Freya Watkins" w:date="2022-06-24T09:43:00Z">
        <w:r>
          <w:rPr>
            <w:i/>
          </w:rPr>
          <w:delText>SRT scores</w:delText>
        </w:r>
      </w:del>
      <w:r>
        <w:rPr>
          <w:i/>
        </w:rPr>
        <w:t>: a) 2nd-year visuospatial WM</w:t>
      </w:r>
      <w:ins w:id="209" w:author="Freya Watkins" w:date="2022-06-10T09:38:00Z">
        <w:r>
          <w:rPr>
            <w:i/>
          </w:rPr>
          <w:t xml:space="preserve"> was a significant predictor of 3rd-year BSL-SRT scores (n=7; r2=0.609, t=2.73, p=0.041)</w:t>
        </w:r>
      </w:ins>
      <w:r>
        <w:rPr>
          <w:i/>
        </w:rPr>
        <w:t>; b) 3rd-year visuospatial WM</w:t>
      </w:r>
      <w:ins w:id="210" w:author="Freya Watkins" w:date="2022-06-10T09:37:00Z">
        <w:r>
          <w:rPr>
            <w:i/>
          </w:rPr>
          <w:t xml:space="preserve"> was positively correlated with 3rd-year BSL-SRT scores, but this relationship was insignificant (n=9; r2=0.301, t=1.55, p=0.17).</w:t>
        </w:r>
      </w:ins>
    </w:p>
    <w:p w14:paraId="2856F467" w14:textId="77777777" w:rsidR="00016AD3" w:rsidRDefault="008742D2">
      <w:pPr>
        <w:pStyle w:val="Heading3"/>
        <w:rPr>
          <w:i/>
        </w:rPr>
      </w:pPr>
      <w:bookmarkStart w:id="211" w:name="_heading=h.mvr1ur6tezfb" w:colFirst="0" w:colLast="0"/>
      <w:bookmarkStart w:id="212" w:name="_Hlk108524887"/>
      <w:bookmarkEnd w:id="201"/>
      <w:bookmarkEnd w:id="211"/>
      <w:r>
        <w:rPr>
          <w:i/>
        </w:rPr>
        <w:t>Mental rotation tasks and BSL performance</w:t>
      </w:r>
    </w:p>
    <w:p w14:paraId="2AEADFC6" w14:textId="53AF3D53" w:rsidR="00016AD3" w:rsidRDefault="008742D2">
      <w:bookmarkStart w:id="213" w:name="_Hlk108525302"/>
      <w:bookmarkEnd w:id="212"/>
      <w:r>
        <w:t>There was no relationship between initial 2D rotation and second-year BSL grades (</w:t>
      </w:r>
      <w:r>
        <w:rPr>
          <w:i/>
        </w:rPr>
        <w:t>r</w:t>
      </w:r>
      <w:r>
        <w:rPr>
          <w:vertAlign w:val="superscript"/>
        </w:rPr>
        <w:t>2</w:t>
      </w:r>
      <w:r>
        <w:t>=0.001). The</w:t>
      </w:r>
      <w:del w:id="214" w:author="Freya Watkins" w:date="2022-06-12T15:02:00Z">
        <w:r>
          <w:delText>re</w:delText>
        </w:r>
      </w:del>
      <w:r>
        <w:t xml:space="preserve"> </w:t>
      </w:r>
      <w:ins w:id="215" w:author="Freya Watkins" w:date="2022-06-12T15:01:00Z">
        <w:r>
          <w:t>relationships</w:t>
        </w:r>
      </w:ins>
      <w:del w:id="216" w:author="Freya Watkins" w:date="2022-06-12T15:01:00Z">
        <w:r>
          <w:delText>was a moderate positive correlation</w:delText>
        </w:r>
      </w:del>
      <w:r>
        <w:t xml:space="preserve"> between second-year 2D-MR scores and second-year BSL grades (</w:t>
      </w:r>
      <w:r>
        <w:rPr>
          <w:i/>
        </w:rPr>
        <w:t>r</w:t>
      </w:r>
      <w:r>
        <w:rPr>
          <w:vertAlign w:val="superscript"/>
        </w:rPr>
        <w:t>2</w:t>
      </w:r>
      <w:r>
        <w:t xml:space="preserve">=0.27, </w:t>
      </w:r>
      <w:r>
        <w:rPr>
          <w:i/>
        </w:rPr>
        <w:t>t</w:t>
      </w:r>
      <w:r>
        <w:t xml:space="preserve">=1.64, </w:t>
      </w:r>
      <w:r>
        <w:rPr>
          <w:i/>
        </w:rPr>
        <w:t>p</w:t>
      </w:r>
      <w:r>
        <w:t>=0.14), as well as between third-year rotation scores and third-year BSL-SRT scores (</w:t>
      </w:r>
      <w:r>
        <w:rPr>
          <w:i/>
        </w:rPr>
        <w:t>r</w:t>
      </w:r>
      <w:r>
        <w:rPr>
          <w:vertAlign w:val="superscript"/>
        </w:rPr>
        <w:t>2</w:t>
      </w:r>
      <w:r>
        <w:t xml:space="preserve">=0.19, </w:t>
      </w:r>
      <w:r>
        <w:rPr>
          <w:i/>
        </w:rPr>
        <w:t>t</w:t>
      </w:r>
      <w:r>
        <w:t xml:space="preserve">=1.5, </w:t>
      </w:r>
      <w:r>
        <w:rPr>
          <w:i/>
        </w:rPr>
        <w:t>p</w:t>
      </w:r>
      <w:r>
        <w:t>=0.18)</w:t>
      </w:r>
      <w:ins w:id="217" w:author="Freya Watkins" w:date="2022-06-27T11:20:00Z">
        <w:r>
          <w:t xml:space="preserve"> showed mode</w:t>
        </w:r>
      </w:ins>
      <w:ins w:id="218" w:author="Freya Watkins (PhD Psychology Lab PT)" w:date="2022-07-11T11:12:00Z">
        <w:r w:rsidR="00320F8D">
          <w:t>rate positive correlations</w:t>
        </w:r>
      </w:ins>
      <w:del w:id="219" w:author="Freya Watkins (PhD Psychology Lab PT)" w:date="2022-07-11T11:12:00Z">
        <w:r w:rsidDel="00320F8D">
          <w:delText>,</w:delText>
        </w:r>
      </w:del>
      <w:r>
        <w:t xml:space="preserve"> but </w:t>
      </w:r>
      <w:del w:id="220" w:author="Freya Watkins (PhD Psychology Lab PT)" w:date="2022-07-11T11:12:00Z">
        <w:r w:rsidDel="00320F8D">
          <w:delText xml:space="preserve">these </w:delText>
        </w:r>
      </w:del>
      <w:r>
        <w:t>were</w:t>
      </w:r>
      <w:ins w:id="221" w:author="Freya Watkins" w:date="2022-06-18T12:12:00Z">
        <w:r>
          <w:t xml:space="preserve"> also</w:t>
        </w:r>
      </w:ins>
      <w:r>
        <w:t xml:space="preserve"> not significant. </w:t>
      </w:r>
      <w:r>
        <w:br/>
        <w:t>Likewise</w:t>
      </w:r>
      <w:ins w:id="222" w:author="Freya Watkins" w:date="2022-06-27T10:58:00Z">
        <w:r>
          <w:t>,</w:t>
        </w:r>
      </w:ins>
      <w:r>
        <w:t xml:space="preserve"> for 3D-MR, there was no relationship between initial 3D rotation skill and second-year BSL grades (</w:t>
      </w:r>
      <w:r>
        <w:rPr>
          <w:i/>
        </w:rPr>
        <w:t>r</w:t>
      </w:r>
      <w:r>
        <w:rPr>
          <w:vertAlign w:val="superscript"/>
        </w:rPr>
        <w:t>2</w:t>
      </w:r>
      <w:r>
        <w:t xml:space="preserve">&lt;.001). </w:t>
      </w:r>
      <w:del w:id="223" w:author="Freya Watkins" w:date="2022-06-18T12:42:00Z">
        <w:r>
          <w:delText>However, i</w:delText>
        </w:r>
      </w:del>
      <w:ins w:id="224" w:author="Freya Watkins" w:date="2022-06-18T12:42:00Z">
        <w:r>
          <w:t>I</w:t>
        </w:r>
      </w:ins>
      <w:r>
        <w:t xml:space="preserve">nitial 3D-MR scores were positively </w:t>
      </w:r>
      <w:ins w:id="225" w:author="Freya Watkins" w:date="2022-06-18T13:53:00Z">
        <w:r>
          <w:t>correl</w:t>
        </w:r>
      </w:ins>
      <w:del w:id="226" w:author="Freya Watkins" w:date="2022-06-18T13:53:00Z">
        <w:r>
          <w:delText>associ</w:delText>
        </w:r>
      </w:del>
      <w:r>
        <w:t>ated with third-</w:t>
      </w:r>
      <w:r>
        <w:lastRenderedPageBreak/>
        <w:t>year BSL-SRT scores</w:t>
      </w:r>
      <w:ins w:id="227" w:author="Freya Watkins" w:date="2022-06-18T12:46:00Z">
        <w:r>
          <w:t>, but this correlation was not significantly different from zero</w:t>
        </w:r>
      </w:ins>
      <w:r>
        <w:t xml:space="preserve"> (</w:t>
      </w:r>
      <w:r>
        <w:rPr>
          <w:i/>
        </w:rPr>
        <w:t>r</w:t>
      </w:r>
      <w:r>
        <w:rPr>
          <w:vertAlign w:val="superscript"/>
        </w:rPr>
        <w:t>2</w:t>
      </w:r>
      <w:r>
        <w:t xml:space="preserve">=0.37; </w:t>
      </w:r>
      <w:r>
        <w:rPr>
          <w:i/>
        </w:rPr>
        <w:t>t</w:t>
      </w:r>
      <w:r>
        <w:t xml:space="preserve">=1.81, </w:t>
      </w:r>
      <w:r>
        <w:rPr>
          <w:i/>
        </w:rPr>
        <w:t>p</w:t>
      </w:r>
      <w:r>
        <w:t xml:space="preserve">=0.12; Fig. 5a). Second-year 3D-MR </w:t>
      </w:r>
      <w:del w:id="228" w:author="Freya Watkins" w:date="2022-06-13T14:15:00Z">
        <w:r>
          <w:delText>was</w:delText>
        </w:r>
      </w:del>
      <w:del w:id="229" w:author="Freya Watkins" w:date="2022-06-13T14:14:00Z">
        <w:r>
          <w:delText xml:space="preserve"> </w:delText>
        </w:r>
      </w:del>
      <w:ins w:id="230" w:author="Freya Watkins" w:date="2022-06-13T14:14:00Z">
        <w:r>
          <w:t xml:space="preserve">and </w:t>
        </w:r>
      </w:ins>
      <w:del w:id="231" w:author="Freya Watkins" w:date="2022-06-13T14:14:00Z">
        <w:r>
          <w:delText xml:space="preserve">positively associated with </w:delText>
        </w:r>
      </w:del>
      <w:r>
        <w:t>second-year BSL grades</w:t>
      </w:r>
      <w:del w:id="232" w:author="Freya Watkins" w:date="2022-06-13T14:15:00Z">
        <w:r>
          <w:delText>, a relationship that</w:delText>
        </w:r>
      </w:del>
      <w:del w:id="233" w:author="Freya Watkins" w:date="2022-06-18T12:46:00Z">
        <w:r>
          <w:delText xml:space="preserve"> was</w:delText>
        </w:r>
      </w:del>
      <w:ins w:id="234" w:author="Freya Watkins" w:date="2022-06-18T12:46:00Z">
        <w:r>
          <w:t xml:space="preserve"> were also strongly correlated, but the effect was</w:t>
        </w:r>
      </w:ins>
      <w:r>
        <w:t xml:space="preserve"> marginally insignificant (</w:t>
      </w:r>
      <w:r>
        <w:rPr>
          <w:i/>
        </w:rPr>
        <w:t>r</w:t>
      </w:r>
      <w:r>
        <w:rPr>
          <w:vertAlign w:val="superscript"/>
        </w:rPr>
        <w:t>2</w:t>
      </w:r>
      <w:r>
        <w:t xml:space="preserve">=0.39, </w:t>
      </w:r>
      <w:r>
        <w:rPr>
          <w:i/>
        </w:rPr>
        <w:t>t</w:t>
      </w:r>
      <w:r>
        <w:t xml:space="preserve">=2.21, </w:t>
      </w:r>
      <w:r>
        <w:rPr>
          <w:i/>
        </w:rPr>
        <w:t>p</w:t>
      </w:r>
      <w:r>
        <w:t xml:space="preserve">=0.054; Fig. 5b). Third-year 3D rotation scores were </w:t>
      </w:r>
      <w:del w:id="235" w:author="Freya Watkins" w:date="2022-06-13T14:15:00Z">
        <w:r>
          <w:delText xml:space="preserve">only weakly associated with </w:delText>
        </w:r>
      </w:del>
      <w:ins w:id="236" w:author="Freya Watkins" w:date="2022-06-13T14:15:00Z">
        <w:r>
          <w:t xml:space="preserve">unrelated to </w:t>
        </w:r>
      </w:ins>
      <w:r>
        <w:t>third-year BSL-SRT scores (</w:t>
      </w:r>
      <w:r>
        <w:rPr>
          <w:i/>
        </w:rPr>
        <w:t>r</w:t>
      </w:r>
      <w:r>
        <w:rPr>
          <w:vertAlign w:val="superscript"/>
        </w:rPr>
        <w:t>2</w:t>
      </w:r>
      <w:r>
        <w:t>=0.12).</w:t>
      </w:r>
    </w:p>
    <w:p w14:paraId="0F9765EE" w14:textId="0973CD5B" w:rsidR="00016AD3" w:rsidRDefault="008742D2">
      <w:bookmarkStart w:id="237" w:name="_Hlk108525350"/>
      <w:bookmarkEnd w:id="213"/>
      <w:r>
        <w:rPr>
          <w:noProof/>
        </w:rPr>
        <w:drawing>
          <wp:inline distT="114300" distB="114300" distL="114300" distR="114300" wp14:anchorId="1065DCE1" wp14:editId="2ED754F8">
            <wp:extent cx="6208395" cy="2590800"/>
            <wp:effectExtent l="0" t="0" r="0" b="0"/>
            <wp:docPr id="6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208395" cy="2590800"/>
                    </a:xfrm>
                    <a:prstGeom prst="rect">
                      <a:avLst/>
                    </a:prstGeom>
                    <a:ln/>
                  </pic:spPr>
                </pic:pic>
              </a:graphicData>
            </a:graphic>
          </wp:inline>
        </w:drawing>
      </w:r>
      <w:r>
        <w:rPr>
          <w:i/>
        </w:rPr>
        <w:t xml:space="preserve">Figure 5: </w:t>
      </w:r>
      <w:ins w:id="238" w:author="Freya Watkins" w:date="2022-06-12T14:59:00Z">
        <w:r>
          <w:rPr>
            <w:i/>
          </w:rPr>
          <w:t xml:space="preserve">Correlations </w:t>
        </w:r>
      </w:ins>
      <w:del w:id="239" w:author="Freya Watkins" w:date="2022-06-12T14:59:00Z">
        <w:r>
          <w:rPr>
            <w:i/>
          </w:rPr>
          <w:delText xml:space="preserve">Associations </w:delText>
        </w:r>
      </w:del>
      <w:r>
        <w:rPr>
          <w:i/>
        </w:rPr>
        <w:t xml:space="preserve">between SLI student performance on mental rotation tasks and BSL measures: a) pre-degree 3D-MR </w:t>
      </w:r>
      <w:ins w:id="240" w:author="Freya Watkins" w:date="2022-06-24T09:53:00Z">
        <w:r>
          <w:rPr>
            <w:i/>
          </w:rPr>
          <w:t xml:space="preserve">skill was positively correlated with </w:t>
        </w:r>
      </w:ins>
      <w:del w:id="241" w:author="Freya Watkins" w:date="2022-06-24T09:53:00Z">
        <w:r>
          <w:rPr>
            <w:i/>
          </w:rPr>
          <w:delText xml:space="preserve">and </w:delText>
        </w:r>
      </w:del>
      <w:r>
        <w:rPr>
          <w:i/>
        </w:rPr>
        <w:t>3rd-year BSL-SRT scores</w:t>
      </w:r>
      <w:ins w:id="242" w:author="Freya Watkins" w:date="2022-06-24T09:54:00Z">
        <w:r>
          <w:rPr>
            <w:i/>
          </w:rPr>
          <w:t>, but this relationship was not significant (n=9; r2=0.37; t=1.81, p=0.12)</w:t>
        </w:r>
      </w:ins>
      <w:r>
        <w:rPr>
          <w:i/>
        </w:rPr>
        <w:t xml:space="preserve">; b) 2nd-year 3D-MR </w:t>
      </w:r>
      <w:ins w:id="243" w:author="Freya Watkins" w:date="2022-06-24T10:12:00Z">
        <w:r>
          <w:rPr>
            <w:i/>
          </w:rPr>
          <w:t xml:space="preserve">was positively correlated with </w:t>
        </w:r>
      </w:ins>
      <w:del w:id="244" w:author="Freya Watkins" w:date="2022-06-24T10:12:00Z">
        <w:r>
          <w:rPr>
            <w:i/>
          </w:rPr>
          <w:delText xml:space="preserve">and </w:delText>
        </w:r>
      </w:del>
      <w:r>
        <w:rPr>
          <w:i/>
        </w:rPr>
        <w:t>2nd-year BSL grades</w:t>
      </w:r>
      <w:ins w:id="245" w:author="Freya Watkins" w:date="2022-06-18T12:14:00Z">
        <w:r>
          <w:rPr>
            <w:i/>
          </w:rPr>
          <w:t>, but this relationship was marginally insignificant (n=12; r2=0.39, t=2.21, p=0.054).</w:t>
        </w:r>
      </w:ins>
    </w:p>
    <w:p w14:paraId="3E2E1B60" w14:textId="77777777" w:rsidR="00016AD3" w:rsidRDefault="008742D2">
      <w:pPr>
        <w:pStyle w:val="Heading3"/>
        <w:rPr>
          <w:i/>
        </w:rPr>
      </w:pPr>
      <w:bookmarkStart w:id="246" w:name="_heading=h.mkjvju7c9l0g" w:colFirst="0" w:colLast="0"/>
      <w:bookmarkStart w:id="247" w:name="_Hlk108524895"/>
      <w:bookmarkEnd w:id="237"/>
      <w:bookmarkEnd w:id="246"/>
      <w:r>
        <w:rPr>
          <w:i/>
        </w:rPr>
        <w:t xml:space="preserve">Linguistic and other assessments and BSL performance </w:t>
      </w:r>
    </w:p>
    <w:p w14:paraId="09DD0965" w14:textId="03A6069C" w:rsidR="00016AD3" w:rsidRDefault="008742D2">
      <w:bookmarkStart w:id="248" w:name="_Hlk108525371"/>
      <w:bookmarkEnd w:id="247"/>
      <w:r>
        <w:t>There was a significant positive relationship between initial English reading comprehension (</w:t>
      </w:r>
      <w:proofErr w:type="spellStart"/>
      <w:r>
        <w:t>Kirklees</w:t>
      </w:r>
      <w:proofErr w:type="spellEnd"/>
      <w:r>
        <w:t>) and first-year BSL grades (</w:t>
      </w:r>
      <w:r>
        <w:rPr>
          <w:i/>
        </w:rPr>
        <w:t>r</w:t>
      </w:r>
      <w:r>
        <w:rPr>
          <w:vertAlign w:val="superscript"/>
        </w:rPr>
        <w:t>2</w:t>
      </w:r>
      <w:r>
        <w:t xml:space="preserve">=0.19, </w:t>
      </w:r>
      <w:r>
        <w:rPr>
          <w:i/>
        </w:rPr>
        <w:t>t</w:t>
      </w:r>
      <w:r>
        <w:t xml:space="preserve">=2.90, </w:t>
      </w:r>
      <w:r>
        <w:rPr>
          <w:i/>
        </w:rPr>
        <w:t>p</w:t>
      </w:r>
      <w:r>
        <w:t>=0.008; Fig. 6a), but not with subsequent BSL grades (</w:t>
      </w:r>
      <w:r>
        <w:rPr>
          <w:i/>
        </w:rPr>
        <w:t>r</w:t>
      </w:r>
      <w:r>
        <w:rPr>
          <w:vertAlign w:val="superscript"/>
        </w:rPr>
        <w:t>2</w:t>
      </w:r>
      <w:r>
        <w:t xml:space="preserve">=0.02). </w:t>
      </w:r>
      <w:ins w:id="249" w:author="Freya Watkins" w:date="2022-06-18T12:27:00Z">
        <w:r>
          <w:t xml:space="preserve">The relationship </w:t>
        </w:r>
      </w:ins>
      <w:del w:id="250" w:author="Freya Watkins" w:date="2022-06-18T12:27:00Z">
        <w:r>
          <w:delText xml:space="preserve">We also found a weaker positive association </w:delText>
        </w:r>
      </w:del>
      <w:r>
        <w:t>between initial reading comprehension and third-year BSL-SRT score</w:t>
      </w:r>
      <w:ins w:id="251" w:author="Freya Watkins" w:date="2022-06-24T12:37:00Z">
        <w:r>
          <w:t xml:space="preserve"> showed a moderate positive correlation</w:t>
        </w:r>
      </w:ins>
      <w:r>
        <w:t>, but this was not significant (</w:t>
      </w:r>
      <w:r>
        <w:rPr>
          <w:i/>
        </w:rPr>
        <w:t>r</w:t>
      </w:r>
      <w:r>
        <w:rPr>
          <w:vertAlign w:val="superscript"/>
        </w:rPr>
        <w:t>2</w:t>
      </w:r>
      <w:r>
        <w:t xml:space="preserve">=0.237, </w:t>
      </w:r>
      <w:r>
        <w:rPr>
          <w:i/>
        </w:rPr>
        <w:t>t</w:t>
      </w:r>
      <w:r>
        <w:t xml:space="preserve">=1.56, </w:t>
      </w:r>
      <w:r>
        <w:rPr>
          <w:i/>
        </w:rPr>
        <w:t>p</w:t>
      </w:r>
      <w:r>
        <w:t>=0.17; Fig. 6b). In terms of the summarizing task, as predicted there was no impact on first- (</w:t>
      </w:r>
      <w:r>
        <w:rPr>
          <w:i/>
        </w:rPr>
        <w:t>r</w:t>
      </w:r>
      <w:r>
        <w:rPr>
          <w:vertAlign w:val="superscript"/>
        </w:rPr>
        <w:t>2</w:t>
      </w:r>
      <w:r>
        <w:t>=0.002) or second-year BSL grades (</w:t>
      </w:r>
      <w:r>
        <w:rPr>
          <w:i/>
        </w:rPr>
        <w:t>r</w:t>
      </w:r>
      <w:r>
        <w:rPr>
          <w:vertAlign w:val="superscript"/>
        </w:rPr>
        <w:t>2</w:t>
      </w:r>
      <w:r>
        <w:t>=-0.06), nor was there a relationship with third-year BSL-SRT score (</w:t>
      </w:r>
      <w:r>
        <w:rPr>
          <w:i/>
        </w:rPr>
        <w:t>r</w:t>
      </w:r>
      <w:r>
        <w:rPr>
          <w:vertAlign w:val="superscript"/>
        </w:rPr>
        <w:t>2</w:t>
      </w:r>
      <w:r>
        <w:t>=0.01).</w:t>
      </w:r>
      <w:r>
        <w:br/>
        <w:t>We found no relationship between initial phonological encoding ability (MLAT Number Learning) and second-year BSL grades (</w:t>
      </w:r>
      <w:r>
        <w:rPr>
          <w:i/>
        </w:rPr>
        <w:t>r</w:t>
      </w:r>
      <w:r>
        <w:rPr>
          <w:vertAlign w:val="superscript"/>
        </w:rPr>
        <w:t>2</w:t>
      </w:r>
      <w:r>
        <w:t>=0.033), nor was there a relationship with third-year BSL-SRT score (</w:t>
      </w:r>
      <w:r>
        <w:rPr>
          <w:i/>
        </w:rPr>
        <w:t>r</w:t>
      </w:r>
      <w:r>
        <w:rPr>
          <w:vertAlign w:val="superscript"/>
        </w:rPr>
        <w:t>2</w:t>
      </w:r>
      <w:r>
        <w:t>&lt;.001). There was no association between impulsivity (BIS) and second-year BSL grades (</w:t>
      </w:r>
      <w:r>
        <w:rPr>
          <w:i/>
        </w:rPr>
        <w:t>r</w:t>
      </w:r>
      <w:r>
        <w:rPr>
          <w:vertAlign w:val="superscript"/>
        </w:rPr>
        <w:t>2</w:t>
      </w:r>
      <w:r>
        <w:t xml:space="preserve">=0.009). Impulsivity </w:t>
      </w:r>
      <w:ins w:id="252" w:author="Freya Watkins" w:date="2022-06-18T13:08:00Z">
        <w:r>
          <w:t>had a slight</w:t>
        </w:r>
      </w:ins>
      <w:del w:id="253" w:author="Freya Watkins" w:date="2022-06-18T13:08:00Z">
        <w:r>
          <w:delText xml:space="preserve">was </w:delText>
        </w:r>
      </w:del>
      <w:ins w:id="254" w:author="Freya Watkins" w:date="2022-06-18T13:08:00Z">
        <w:r>
          <w:t xml:space="preserve"> </w:t>
        </w:r>
      </w:ins>
      <w:r>
        <w:t>negative</w:t>
      </w:r>
      <w:del w:id="255" w:author="Freya Watkins" w:date="2022-06-18T13:08:00Z">
        <w:r>
          <w:delText>ly</w:delText>
        </w:r>
      </w:del>
      <w:r>
        <w:t xml:space="preserve"> </w:t>
      </w:r>
      <w:del w:id="256" w:author="Freya Watkins" w:date="2022-06-18T13:08:00Z">
        <w:r>
          <w:delText xml:space="preserve">associated </w:delText>
        </w:r>
      </w:del>
      <w:ins w:id="257" w:author="Freya Watkins" w:date="2022-06-18T13:08:00Z">
        <w:r>
          <w:t xml:space="preserve">correlation </w:t>
        </w:r>
      </w:ins>
      <w:r>
        <w:t>with third-year BSL-SRT scores, but this relationship was not significant (</w:t>
      </w:r>
      <w:r>
        <w:rPr>
          <w:i/>
        </w:rPr>
        <w:t>r</w:t>
      </w:r>
      <w:r>
        <w:rPr>
          <w:vertAlign w:val="superscript"/>
        </w:rPr>
        <w:t>2</w:t>
      </w:r>
      <w:r>
        <w:t xml:space="preserve">=-0.27, </w:t>
      </w:r>
      <w:r>
        <w:rPr>
          <w:i/>
        </w:rPr>
        <w:t>t</w:t>
      </w:r>
      <w:r>
        <w:t xml:space="preserve">=-1.45, </w:t>
      </w:r>
      <w:r>
        <w:rPr>
          <w:i/>
        </w:rPr>
        <w:t>p</w:t>
      </w:r>
      <w:r>
        <w:t>=0.19). There was no relationship between our control measure (non-verbal reasoning; KBIT-2 Matrices) and second-year BSL grades (</w:t>
      </w:r>
      <w:r>
        <w:rPr>
          <w:i/>
        </w:rPr>
        <w:t>r</w:t>
      </w:r>
      <w:r>
        <w:rPr>
          <w:vertAlign w:val="superscript"/>
        </w:rPr>
        <w:t>2</w:t>
      </w:r>
      <w:r>
        <w:t>=0.001). Non-verbal reasoning also did not correlate with third-year BSL-SRT score</w:t>
      </w:r>
      <w:ins w:id="258" w:author="Freya Watkins" w:date="2022-06-18T13:08:00Z">
        <w:r>
          <w:t>s</w:t>
        </w:r>
      </w:ins>
      <w:r>
        <w:t xml:space="preserve"> (</w:t>
      </w:r>
      <w:r>
        <w:rPr>
          <w:i/>
        </w:rPr>
        <w:t>r</w:t>
      </w:r>
      <w:r>
        <w:rPr>
          <w:vertAlign w:val="superscript"/>
        </w:rPr>
        <w:t>2</w:t>
      </w:r>
      <w:r>
        <w:t xml:space="preserve">=0.004). </w:t>
      </w:r>
    </w:p>
    <w:p w14:paraId="7FBE2128" w14:textId="5FA9928C" w:rsidR="00016AD3" w:rsidRDefault="008742D2">
      <w:pPr>
        <w:rPr>
          <w:i/>
        </w:rPr>
      </w:pPr>
      <w:bookmarkStart w:id="259" w:name="_Hlk108525414"/>
      <w:bookmarkEnd w:id="248"/>
      <w:r>
        <w:rPr>
          <w:noProof/>
        </w:rPr>
        <w:lastRenderedPageBreak/>
        <w:drawing>
          <wp:inline distT="114300" distB="114300" distL="114300" distR="114300" wp14:anchorId="15E36E89" wp14:editId="51143956">
            <wp:extent cx="6208395" cy="2590800"/>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208395" cy="2590800"/>
                    </a:xfrm>
                    <a:prstGeom prst="rect">
                      <a:avLst/>
                    </a:prstGeom>
                    <a:ln/>
                  </pic:spPr>
                </pic:pic>
              </a:graphicData>
            </a:graphic>
          </wp:inline>
        </w:drawing>
      </w:r>
      <w:r>
        <w:rPr>
          <w:i/>
        </w:rPr>
        <w:t xml:space="preserve">Figure 6: </w:t>
      </w:r>
      <w:ins w:id="260" w:author="Freya Watkins" w:date="2022-06-24T15:28:00Z">
        <w:r>
          <w:rPr>
            <w:i/>
          </w:rPr>
          <w:t>Correl</w:t>
        </w:r>
      </w:ins>
      <w:del w:id="261" w:author="Freya Watkins" w:date="2022-06-24T15:28:00Z">
        <w:r>
          <w:rPr>
            <w:i/>
          </w:rPr>
          <w:delText>Associ</w:delText>
        </w:r>
      </w:del>
      <w:r>
        <w:rPr>
          <w:i/>
        </w:rPr>
        <w:t xml:space="preserve">ations between initial SLI student performance on English reading comprehension and later BSL measures: a) pre-degree English comprehension </w:t>
      </w:r>
      <w:ins w:id="262" w:author="Freya Watkins" w:date="2022-06-24T12:35:00Z">
        <w:r>
          <w:rPr>
            <w:i/>
          </w:rPr>
          <w:t xml:space="preserve">was a significant predictor of </w:t>
        </w:r>
      </w:ins>
      <w:del w:id="263" w:author="Freya Watkins" w:date="2022-06-24T12:35:00Z">
        <w:r>
          <w:rPr>
            <w:i/>
          </w:rPr>
          <w:delText xml:space="preserve">and </w:delText>
        </w:r>
      </w:del>
      <w:r>
        <w:rPr>
          <w:i/>
        </w:rPr>
        <w:t>1st-year BSL grades</w:t>
      </w:r>
      <w:ins w:id="264" w:author="Freya Watkins" w:date="2022-06-10T09:38:00Z">
        <w:r>
          <w:rPr>
            <w:i/>
          </w:rPr>
          <w:t xml:space="preserve"> (n=29; r2=0.19, t=2.90, p=0.008)</w:t>
        </w:r>
      </w:ins>
      <w:r>
        <w:rPr>
          <w:i/>
        </w:rPr>
        <w:t xml:space="preserve">; b) pre-degree English comprehension </w:t>
      </w:r>
      <w:ins w:id="265" w:author="Freya Watkins" w:date="2022-06-24T12:35:00Z">
        <w:r>
          <w:rPr>
            <w:i/>
          </w:rPr>
          <w:t xml:space="preserve">was moderately positively correlated with </w:t>
        </w:r>
      </w:ins>
      <w:del w:id="266" w:author="Freya Watkins" w:date="2022-06-24T12:35:00Z">
        <w:r>
          <w:rPr>
            <w:i/>
          </w:rPr>
          <w:delText xml:space="preserve">and </w:delText>
        </w:r>
      </w:del>
      <w:r>
        <w:rPr>
          <w:i/>
        </w:rPr>
        <w:t>3rd-year BSL-SRT score</w:t>
      </w:r>
      <w:ins w:id="267" w:author="Freya Watkins" w:date="2022-06-24T12:36:00Z">
        <w:r>
          <w:rPr>
            <w:i/>
          </w:rPr>
          <w:t>s, but this relationship was not significant</w:t>
        </w:r>
      </w:ins>
      <w:r>
        <w:rPr>
          <w:i/>
        </w:rPr>
        <w:t xml:space="preserve"> </w:t>
      </w:r>
      <w:ins w:id="268" w:author="Freya Watkins" w:date="2022-06-10T09:38:00Z">
        <w:r>
          <w:rPr>
            <w:i/>
          </w:rPr>
          <w:t>(n=9; r2=0.237, t=1.56, p=0.17).</w:t>
        </w:r>
      </w:ins>
    </w:p>
    <w:p w14:paraId="3C0B07F3" w14:textId="6C93BC18" w:rsidR="00016AD3" w:rsidRDefault="008742D2">
      <w:bookmarkStart w:id="269" w:name="_Hlk108525442"/>
      <w:bookmarkEnd w:id="259"/>
      <w:r>
        <w:t xml:space="preserve">Now we turn to look at </w:t>
      </w:r>
      <w:ins w:id="270" w:author="Freya Watkins" w:date="2022-06-18T13:02:00Z">
        <w:r>
          <w:t xml:space="preserve">the relationships </w:t>
        </w:r>
      </w:ins>
      <w:del w:id="271" w:author="Freya Watkins" w:date="2022-06-18T13:02:00Z">
        <w:r>
          <w:delText xml:space="preserve">associations </w:delText>
        </w:r>
      </w:del>
      <w:r>
        <w:t>between cognitive and linguistic assessments and measures of SLI performance, such as SLI module grades and the two final consecutive SLI tasks.</w:t>
      </w:r>
    </w:p>
    <w:p w14:paraId="0E3CB80B" w14:textId="77777777" w:rsidR="00016AD3" w:rsidRDefault="008742D2">
      <w:pPr>
        <w:pStyle w:val="Heading3"/>
        <w:rPr>
          <w:i/>
        </w:rPr>
      </w:pPr>
      <w:bookmarkStart w:id="272" w:name="_heading=h.1ca3ymf7qeet" w:colFirst="0" w:colLast="0"/>
      <w:bookmarkStart w:id="273" w:name="_Hlk108524908"/>
      <w:bookmarkEnd w:id="269"/>
      <w:bookmarkEnd w:id="272"/>
      <w:r>
        <w:rPr>
          <w:i/>
        </w:rPr>
        <w:t>Working memory tasks and SLI performance</w:t>
      </w:r>
    </w:p>
    <w:p w14:paraId="4A6D2B67" w14:textId="16CDB3AF" w:rsidR="00016AD3" w:rsidRDefault="008742D2">
      <w:bookmarkStart w:id="274" w:name="_Hlk108525464"/>
      <w:bookmarkEnd w:id="273"/>
      <w:r>
        <w:t xml:space="preserve">There was </w:t>
      </w:r>
      <w:del w:id="275" w:author="Freya Watkins" w:date="2022-06-18T13:10:00Z">
        <w:r>
          <w:delText>only a slight positive association</w:delText>
        </w:r>
      </w:del>
      <w:ins w:id="276" w:author="Freya Watkins" w:date="2022-06-18T13:10:00Z">
        <w:r>
          <w:t>no significant relationship</w:t>
        </w:r>
      </w:ins>
      <w:r>
        <w:t xml:space="preserve"> between initial multimodal WM scores and second-year interpreting grades (</w:t>
      </w:r>
      <w:r>
        <w:rPr>
          <w:i/>
        </w:rPr>
        <w:t>r</w:t>
      </w:r>
      <w:r>
        <w:rPr>
          <w:vertAlign w:val="superscript"/>
        </w:rPr>
        <w:t>2</w:t>
      </w:r>
      <w:r>
        <w:t>=0.11)</w:t>
      </w:r>
      <w:ins w:id="277" w:author="Freya Watkins" w:date="2022-06-18T13:11:00Z">
        <w:r>
          <w:t xml:space="preserve">, </w:t>
        </w:r>
      </w:ins>
      <w:r w:rsidR="007B3538">
        <w:t>nor with</w:t>
      </w:r>
      <w:r>
        <w:t xml:space="preserve"> performance on the third-year English-to-BSL consecutive interpreting task (</w:t>
      </w:r>
      <w:r>
        <w:rPr>
          <w:i/>
        </w:rPr>
        <w:t>r</w:t>
      </w:r>
      <w:r>
        <w:rPr>
          <w:vertAlign w:val="superscript"/>
        </w:rPr>
        <w:t>2</w:t>
      </w:r>
      <w:r>
        <w:t>=0.12). This correlation was slightly stronger for third-year multimodal WM scores, but</w:t>
      </w:r>
      <w:ins w:id="278" w:author="Freya Watkins" w:date="2022-06-18T13:11:00Z">
        <w:r>
          <w:t xml:space="preserve"> again</w:t>
        </w:r>
      </w:ins>
      <w:r>
        <w:t xml:space="preserve"> not significantly so (</w:t>
      </w:r>
      <w:r>
        <w:rPr>
          <w:i/>
        </w:rPr>
        <w:t>r</w:t>
      </w:r>
      <w:r>
        <w:rPr>
          <w:vertAlign w:val="superscript"/>
        </w:rPr>
        <w:t>2</w:t>
      </w:r>
      <w:r>
        <w:t xml:space="preserve">=0.16, </w:t>
      </w:r>
      <w:r>
        <w:rPr>
          <w:i/>
        </w:rPr>
        <w:t>t</w:t>
      </w:r>
      <w:r>
        <w:t xml:space="preserve">=0.7, </w:t>
      </w:r>
      <w:r>
        <w:rPr>
          <w:i/>
        </w:rPr>
        <w:t>p</w:t>
      </w:r>
      <w:r>
        <w:t>=0.51). Initial multimodal WM did not affect scores on the consecutive interpreting task from BSL to English (</w:t>
      </w:r>
      <w:r>
        <w:rPr>
          <w:i/>
        </w:rPr>
        <w:t>r</w:t>
      </w:r>
      <w:r>
        <w:rPr>
          <w:vertAlign w:val="superscript"/>
        </w:rPr>
        <w:t>2</w:t>
      </w:r>
      <w:r>
        <w:t xml:space="preserve">=0.06). </w:t>
      </w:r>
      <w:r>
        <w:br/>
        <w:t xml:space="preserve">In terms of visuospatial WM, there was no link between initial performance on the </w:t>
      </w:r>
      <w:proofErr w:type="spellStart"/>
      <w:r>
        <w:t>Corsi</w:t>
      </w:r>
      <w:proofErr w:type="spellEnd"/>
      <w:r>
        <w:t xml:space="preserve"> Blocks task and second-year interpreting grades (</w:t>
      </w:r>
      <w:r>
        <w:rPr>
          <w:i/>
        </w:rPr>
        <w:t>r</w:t>
      </w:r>
      <w:r>
        <w:rPr>
          <w:vertAlign w:val="superscript"/>
        </w:rPr>
        <w:t>2</w:t>
      </w:r>
      <w:r>
        <w:t xml:space="preserve">=0.008), nor did a relationship emerge with visuospatial WM at later testing sessions. There was a </w:t>
      </w:r>
      <w:ins w:id="279" w:author="Freya Watkins" w:date="2022-06-18T13:51:00Z">
        <w:r>
          <w:t>stronger yet insignificant correl</w:t>
        </w:r>
      </w:ins>
      <w:del w:id="280" w:author="Freya Watkins" w:date="2022-06-18T13:51:00Z">
        <w:r>
          <w:delText>weak positive associ</w:delText>
        </w:r>
      </w:del>
      <w:r>
        <w:t>ation between initial visuospatial WM and scores on the third-year English-to-BSL consecutive interpreting task (</w:t>
      </w:r>
      <w:r>
        <w:rPr>
          <w:i/>
        </w:rPr>
        <w:t>r</w:t>
      </w:r>
      <w:r>
        <w:rPr>
          <w:vertAlign w:val="superscript"/>
        </w:rPr>
        <w:t>2</w:t>
      </w:r>
      <w:r>
        <w:t xml:space="preserve">=0.29, </w:t>
      </w:r>
      <w:r>
        <w:rPr>
          <w:i/>
        </w:rPr>
        <w:t>t</w:t>
      </w:r>
      <w:r>
        <w:t xml:space="preserve">=1.27, </w:t>
      </w:r>
      <w:r>
        <w:rPr>
          <w:i/>
        </w:rPr>
        <w:t>p</w:t>
      </w:r>
      <w:r>
        <w:t xml:space="preserve">=0.25), </w:t>
      </w:r>
      <w:ins w:id="281" w:author="Freya Watkins" w:date="2022-06-18T13:22:00Z">
        <w:r>
          <w:t xml:space="preserve">and for second-year visuospatial WM </w:t>
        </w:r>
      </w:ins>
      <w:del w:id="282" w:author="Freya Watkins" w:date="2022-06-18T13:22:00Z">
        <w:r>
          <w:delText xml:space="preserve">however </w:delText>
        </w:r>
      </w:del>
      <w:r>
        <w:t xml:space="preserve">this relationship </w:t>
      </w:r>
      <w:ins w:id="283" w:author="Freya Watkins" w:date="2022-06-18T13:12:00Z">
        <w:r>
          <w:t xml:space="preserve">was only marginally </w:t>
        </w:r>
      </w:ins>
      <w:del w:id="284" w:author="Freya Watkins" w:date="2022-06-18T13:12:00Z">
        <w:r>
          <w:delText xml:space="preserve">just missed </w:delText>
        </w:r>
      </w:del>
      <w:ins w:id="285" w:author="Freya Watkins" w:date="2022-06-18T13:12:00Z">
        <w:r>
          <w:t>in</w:t>
        </w:r>
      </w:ins>
      <w:r>
        <w:t>significan</w:t>
      </w:r>
      <w:ins w:id="286" w:author="Freya Watkins" w:date="2022-06-18T13:13:00Z">
        <w:r>
          <w:t>t</w:t>
        </w:r>
      </w:ins>
      <w:del w:id="287" w:author="Freya Watkins" w:date="2022-06-18T13:13:00Z">
        <w:r>
          <w:delText>ce</w:delText>
        </w:r>
      </w:del>
      <w:r>
        <w:t xml:space="preserve"> </w:t>
      </w:r>
      <w:del w:id="288" w:author="Freya Watkins" w:date="2022-06-18T13:22:00Z">
        <w:r>
          <w:delText>for second-year visuospatial WM</w:delText>
        </w:r>
      </w:del>
      <w:r>
        <w:t xml:space="preserve"> (</w:t>
      </w:r>
      <w:r>
        <w:rPr>
          <w:i/>
        </w:rPr>
        <w:t>r</w:t>
      </w:r>
      <w:r>
        <w:rPr>
          <w:vertAlign w:val="superscript"/>
        </w:rPr>
        <w:t>2</w:t>
      </w:r>
      <w:r>
        <w:t xml:space="preserve">=0.57, </w:t>
      </w:r>
      <w:r>
        <w:rPr>
          <w:i/>
        </w:rPr>
        <w:t>t</w:t>
      </w:r>
      <w:r>
        <w:t xml:space="preserve">=2.48, </w:t>
      </w:r>
      <w:r>
        <w:rPr>
          <w:i/>
        </w:rPr>
        <w:t>p</w:t>
      </w:r>
      <w:r>
        <w:t xml:space="preserve">=0.056; Fig. 7a). Second-year visuospatial WM was also positively </w:t>
      </w:r>
      <w:ins w:id="289" w:author="Freya Watkins" w:date="2022-06-18T13:51:00Z">
        <w:r>
          <w:t>correl</w:t>
        </w:r>
      </w:ins>
      <w:del w:id="290" w:author="Freya Watkins" w:date="2022-06-18T13:51:00Z">
        <w:r>
          <w:delText>associ</w:delText>
        </w:r>
      </w:del>
      <w:r>
        <w:t>ated with performance in the third-year consecutive interpreting task from BSL to English</w:t>
      </w:r>
      <w:ins w:id="291" w:author="Freya Watkins" w:date="2022-06-18T13:20:00Z">
        <w:r>
          <w:t>, but again the correlation was insignificant</w:t>
        </w:r>
      </w:ins>
      <w:r>
        <w:t xml:space="preserve"> (</w:t>
      </w:r>
      <w:r>
        <w:rPr>
          <w:i/>
        </w:rPr>
        <w:t>r</w:t>
      </w:r>
      <w:r>
        <w:rPr>
          <w:vertAlign w:val="superscript"/>
        </w:rPr>
        <w:t>2</w:t>
      </w:r>
      <w:r>
        <w:t xml:space="preserve">=0.46, </w:t>
      </w:r>
      <w:r>
        <w:rPr>
          <w:i/>
        </w:rPr>
        <w:t>t</w:t>
      </w:r>
      <w:r>
        <w:t xml:space="preserve">=1.82, </w:t>
      </w:r>
      <w:r>
        <w:rPr>
          <w:i/>
        </w:rPr>
        <w:t>p</w:t>
      </w:r>
      <w:r>
        <w:t xml:space="preserve">=0.14). </w:t>
      </w:r>
      <w:r>
        <w:br/>
        <w:t>There was a promising positive correlation between initial auditory WM (Digit Span) scores and SLI grades in second-year</w:t>
      </w:r>
      <w:ins w:id="292" w:author="Freya Watkins" w:date="2022-06-18T13:39:00Z">
        <w:r>
          <w:t xml:space="preserve"> which was marginally insignificant</w:t>
        </w:r>
      </w:ins>
      <w:r>
        <w:t xml:space="preserve"> (</w:t>
      </w:r>
      <w:r>
        <w:rPr>
          <w:i/>
        </w:rPr>
        <w:t>r</w:t>
      </w:r>
      <w:r>
        <w:rPr>
          <w:vertAlign w:val="superscript"/>
        </w:rPr>
        <w:t>2</w:t>
      </w:r>
      <w:r>
        <w:t xml:space="preserve">=0.24 </w:t>
      </w:r>
      <w:r>
        <w:rPr>
          <w:i/>
        </w:rPr>
        <w:t>t</w:t>
      </w:r>
      <w:r>
        <w:t xml:space="preserve">=1.96, </w:t>
      </w:r>
      <w:r>
        <w:rPr>
          <w:i/>
        </w:rPr>
        <w:t>p</w:t>
      </w:r>
      <w:r>
        <w:t xml:space="preserve">=0.076; Fig. 7b). Auditory WM at the final testing session was </w:t>
      </w:r>
      <w:ins w:id="293" w:author="Freya Watkins" w:date="2022-06-18T13:46:00Z">
        <w:r>
          <w:t xml:space="preserve"> not related to</w:t>
        </w:r>
      </w:ins>
      <w:del w:id="294" w:author="Freya Watkins" w:date="2022-06-18T13:46:00Z">
        <w:r>
          <w:delText>weakly associated with</w:delText>
        </w:r>
      </w:del>
      <w:r>
        <w:t xml:space="preserve"> the final English-to-BSL consecutive interpreting task (</w:t>
      </w:r>
      <w:r>
        <w:rPr>
          <w:i/>
        </w:rPr>
        <w:t>r</w:t>
      </w:r>
      <w:r>
        <w:rPr>
          <w:vertAlign w:val="superscript"/>
        </w:rPr>
        <w:t>2</w:t>
      </w:r>
      <w:r>
        <w:t>=0.12)</w:t>
      </w:r>
      <w:ins w:id="295" w:author="Freya Watkins" w:date="2022-06-18T13:48:00Z">
        <w:r>
          <w:t>, nor the BSL-to-English task (r2=0.03)</w:t>
        </w:r>
      </w:ins>
      <w:r>
        <w:t>.</w:t>
      </w:r>
    </w:p>
    <w:p w14:paraId="5926EB1A" w14:textId="07B57F02" w:rsidR="00016AD3" w:rsidRDefault="00337023">
      <w:pPr>
        <w:rPr>
          <w:i/>
        </w:rPr>
      </w:pPr>
      <w:r>
        <w:rPr>
          <w:noProof/>
        </w:rPr>
        <w:lastRenderedPageBreak/>
        <w:drawing>
          <wp:inline distT="0" distB="0" distL="0" distR="0" wp14:anchorId="0FE88198" wp14:editId="65C06687">
            <wp:extent cx="6208395" cy="2586990"/>
            <wp:effectExtent l="0" t="0" r="1905" b="3810"/>
            <wp:docPr id="1" name="Picture 1"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 rad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8395" cy="2586990"/>
                    </a:xfrm>
                    <a:prstGeom prst="rect">
                      <a:avLst/>
                    </a:prstGeom>
                    <a:noFill/>
                    <a:ln>
                      <a:noFill/>
                    </a:ln>
                  </pic:spPr>
                </pic:pic>
              </a:graphicData>
            </a:graphic>
          </wp:inline>
        </w:drawing>
      </w:r>
      <w:r w:rsidR="008742D2">
        <w:rPr>
          <w:i/>
        </w:rPr>
        <w:t xml:space="preserve">Figure 7: </w:t>
      </w:r>
      <w:ins w:id="296" w:author="Freya Watkins" w:date="2022-06-27T12:17:00Z">
        <w:r w:rsidR="008742D2">
          <w:rPr>
            <w:i/>
          </w:rPr>
          <w:t>Correl</w:t>
        </w:r>
      </w:ins>
      <w:del w:id="297" w:author="Freya Watkins" w:date="2022-06-27T12:17:00Z">
        <w:r w:rsidR="008742D2">
          <w:rPr>
            <w:i/>
          </w:rPr>
          <w:delText>Associ</w:delText>
        </w:r>
      </w:del>
      <w:r w:rsidR="008742D2">
        <w:rPr>
          <w:i/>
        </w:rPr>
        <w:t xml:space="preserve">ations between SLI student performance on WM tasks and SLI measures: a) 2nd-year visuospatial WM </w:t>
      </w:r>
      <w:ins w:id="298" w:author="Freya Watkins" w:date="2022-06-24T15:03:00Z">
        <w:r w:rsidR="008742D2">
          <w:rPr>
            <w:i/>
          </w:rPr>
          <w:t xml:space="preserve">skill </w:t>
        </w:r>
      </w:ins>
      <w:del w:id="299" w:author="Freya Watkins" w:date="2022-06-24T15:03:00Z">
        <w:r w:rsidR="008742D2">
          <w:rPr>
            <w:i/>
          </w:rPr>
          <w:delText xml:space="preserve">comprehension </w:delText>
        </w:r>
      </w:del>
      <w:ins w:id="300" w:author="Freya Watkins" w:date="2022-06-24T15:03:00Z">
        <w:r w:rsidR="008742D2">
          <w:rPr>
            <w:i/>
          </w:rPr>
          <w:t xml:space="preserve">was positively correlated with </w:t>
        </w:r>
      </w:ins>
      <w:del w:id="301" w:author="Freya Watkins" w:date="2022-06-24T15:03:00Z">
        <w:r w:rsidR="008742D2">
          <w:rPr>
            <w:i/>
          </w:rPr>
          <w:delText xml:space="preserve">and </w:delText>
        </w:r>
      </w:del>
      <w:ins w:id="302" w:author="Freya Watkins" w:date="2022-06-24T15:03:00Z">
        <w:r w:rsidR="008742D2">
          <w:rPr>
            <w:i/>
          </w:rPr>
          <w:t xml:space="preserve">performance on the </w:t>
        </w:r>
      </w:ins>
      <w:r w:rsidR="008742D2">
        <w:rPr>
          <w:i/>
        </w:rPr>
        <w:t xml:space="preserve">3rd-year English-to-BSL interpreting </w:t>
      </w:r>
      <w:ins w:id="303" w:author="Freya Watkins" w:date="2022-06-24T15:20:00Z">
        <w:r w:rsidR="008742D2">
          <w:rPr>
            <w:i/>
          </w:rPr>
          <w:t>task</w:t>
        </w:r>
      </w:ins>
      <w:del w:id="304" w:author="Freya Watkins" w:date="2022-06-24T15:20:00Z">
        <w:r w:rsidR="008742D2">
          <w:rPr>
            <w:i/>
          </w:rPr>
          <w:delText>scores</w:delText>
        </w:r>
      </w:del>
      <w:ins w:id="305" w:author="Freya Watkins" w:date="2022-06-10T10:50:00Z">
        <w:r w:rsidR="008742D2">
          <w:rPr>
            <w:i/>
          </w:rPr>
          <w:t>, however this relationship was marginally insignificant (n=8; r2=0.57, t=2.48, p=0.056)</w:t>
        </w:r>
      </w:ins>
      <w:r w:rsidR="008742D2">
        <w:rPr>
          <w:i/>
        </w:rPr>
        <w:t xml:space="preserve">; b) </w:t>
      </w:r>
      <w:ins w:id="306" w:author="Freya Watkins" w:date="2022-06-27T16:34:00Z">
        <w:r w:rsidR="008742D2">
          <w:rPr>
            <w:i/>
          </w:rPr>
          <w:t xml:space="preserve">pre-degree </w:t>
        </w:r>
      </w:ins>
      <w:del w:id="307" w:author="Freya Watkins" w:date="2022-06-27T16:34:00Z">
        <w:r w:rsidR="008742D2">
          <w:rPr>
            <w:i/>
          </w:rPr>
          <w:delText xml:space="preserve">initial </w:delText>
        </w:r>
      </w:del>
      <w:r w:rsidR="008742D2">
        <w:rPr>
          <w:i/>
        </w:rPr>
        <w:t xml:space="preserve">auditory WM </w:t>
      </w:r>
      <w:ins w:id="308" w:author="Freya Watkins" w:date="2022-06-24T15:06:00Z">
        <w:r w:rsidR="008742D2">
          <w:rPr>
            <w:i/>
          </w:rPr>
          <w:t xml:space="preserve">was correlated with </w:t>
        </w:r>
      </w:ins>
      <w:del w:id="309" w:author="Freya Watkins" w:date="2022-06-24T15:06:00Z">
        <w:r w:rsidR="008742D2">
          <w:rPr>
            <w:i/>
          </w:rPr>
          <w:delText xml:space="preserve">and </w:delText>
        </w:r>
      </w:del>
      <w:r w:rsidR="008742D2">
        <w:rPr>
          <w:i/>
        </w:rPr>
        <w:t>2nd-year SLI grades</w:t>
      </w:r>
      <w:ins w:id="310" w:author="Freya Watkins" w:date="2022-06-10T10:47:00Z">
        <w:r w:rsidR="008742D2">
          <w:rPr>
            <w:i/>
          </w:rPr>
          <w:t>, but this relationship was marginally insignificant (n=13; r2=0.24 t=1.96, p=0.076).</w:t>
        </w:r>
      </w:ins>
    </w:p>
    <w:p w14:paraId="451638BC" w14:textId="77777777" w:rsidR="00016AD3" w:rsidRDefault="008742D2">
      <w:pPr>
        <w:pStyle w:val="Heading3"/>
      </w:pPr>
      <w:bookmarkStart w:id="311" w:name="_heading=h.25eqn8fvxhb8" w:colFirst="0" w:colLast="0"/>
      <w:bookmarkStart w:id="312" w:name="_Hlk108524918"/>
      <w:bookmarkEnd w:id="274"/>
      <w:bookmarkEnd w:id="311"/>
      <w:r>
        <w:rPr>
          <w:i/>
        </w:rPr>
        <w:t>Mental rotation tasks and SLI performance</w:t>
      </w:r>
    </w:p>
    <w:p w14:paraId="008B5A8B" w14:textId="46C52A1C" w:rsidR="00016AD3" w:rsidRDefault="008742D2">
      <w:bookmarkStart w:id="313" w:name="_Hlk108525813"/>
      <w:bookmarkEnd w:id="312"/>
      <w:r>
        <w:t>There was no relationship between initial 2D-MR skill and second-year SLI grades (</w:t>
      </w:r>
      <w:r>
        <w:rPr>
          <w:i/>
        </w:rPr>
        <w:t>r</w:t>
      </w:r>
      <w:r>
        <w:rPr>
          <w:vertAlign w:val="superscript"/>
        </w:rPr>
        <w:t>2</w:t>
      </w:r>
      <w:r>
        <w:t xml:space="preserve">=0.038). We found </w:t>
      </w:r>
      <w:ins w:id="314" w:author="Freya Watkins" w:date="2022-06-18T13:50:00Z">
        <w:r>
          <w:t>stronger correl</w:t>
        </w:r>
      </w:ins>
      <w:del w:id="315" w:author="Freya Watkins" w:date="2022-06-18T13:50:00Z">
        <w:r>
          <w:delText>positive associ</w:delText>
        </w:r>
      </w:del>
      <w:r>
        <w:t>ations between second-year SLI grades and 2D-MR skill in both second year (</w:t>
      </w:r>
      <w:r>
        <w:rPr>
          <w:i/>
        </w:rPr>
        <w:t>r</w:t>
      </w:r>
      <w:r>
        <w:rPr>
          <w:vertAlign w:val="superscript"/>
        </w:rPr>
        <w:t>2</w:t>
      </w:r>
      <w:r>
        <w:t xml:space="preserve">=0.24, </w:t>
      </w:r>
      <w:r>
        <w:rPr>
          <w:i/>
        </w:rPr>
        <w:t>t</w:t>
      </w:r>
      <w:r>
        <w:t xml:space="preserve">=1.64, </w:t>
      </w:r>
      <w:r>
        <w:rPr>
          <w:i/>
        </w:rPr>
        <w:t>p</w:t>
      </w:r>
      <w:r>
        <w:t>=0.14) and in third-year (</w:t>
      </w:r>
      <w:r>
        <w:rPr>
          <w:i/>
        </w:rPr>
        <w:t>r</w:t>
      </w:r>
      <w:r>
        <w:rPr>
          <w:vertAlign w:val="superscript"/>
        </w:rPr>
        <w:t>2</w:t>
      </w:r>
      <w:r>
        <w:t xml:space="preserve">=0.39, </w:t>
      </w:r>
      <w:r>
        <w:rPr>
          <w:i/>
        </w:rPr>
        <w:t>t</w:t>
      </w:r>
      <w:r>
        <w:t xml:space="preserve">=2.91, </w:t>
      </w:r>
      <w:r>
        <w:rPr>
          <w:i/>
        </w:rPr>
        <w:t>p</w:t>
      </w:r>
      <w:r>
        <w:t>=0.027)</w:t>
      </w:r>
      <w:ins w:id="316" w:author="Freya Watkins" w:date="2022-06-18T13:50:00Z">
        <w:r>
          <w:t>,</w:t>
        </w:r>
      </w:ins>
      <w:del w:id="317" w:author="Freya Watkins" w:date="2022-06-18T13:50:00Z">
        <w:r>
          <w:delText xml:space="preserve"> -</w:delText>
        </w:r>
      </w:del>
      <w:r>
        <w:t xml:space="preserve"> the latter was statistically significant. </w:t>
      </w:r>
      <w:ins w:id="318" w:author="Freya Watkins" w:date="2022-06-19T08:50:00Z">
        <w:r>
          <w:t>F</w:t>
        </w:r>
      </w:ins>
      <w:del w:id="319" w:author="Freya Watkins" w:date="2022-06-19T08:50:00Z">
        <w:r>
          <w:delText>Likewise, f</w:delText>
        </w:r>
      </w:del>
      <w:r>
        <w:t>or the English-to-BSL consecutive interpreting task, there were small positive correlations with second-year (</w:t>
      </w:r>
      <w:r>
        <w:rPr>
          <w:i/>
        </w:rPr>
        <w:t>r</w:t>
      </w:r>
      <w:r>
        <w:rPr>
          <w:vertAlign w:val="superscript"/>
        </w:rPr>
        <w:t>2</w:t>
      </w:r>
      <w:r>
        <w:t>=0.2) and third-year 2D-MR (</w:t>
      </w:r>
      <w:r>
        <w:rPr>
          <w:i/>
        </w:rPr>
        <w:t>r</w:t>
      </w:r>
      <w:r>
        <w:rPr>
          <w:vertAlign w:val="superscript"/>
        </w:rPr>
        <w:t>2</w:t>
      </w:r>
      <w:r>
        <w:t>=0.18)</w:t>
      </w:r>
      <w:ins w:id="320" w:author="Freya Watkins" w:date="2022-06-19T08:50:00Z">
        <w:r>
          <w:t>, but these were not significant</w:t>
        </w:r>
      </w:ins>
      <w:r>
        <w:t>. However, for the third-year BSL-to-English interpreting task, the relationship with 2D-MR was stronger: second-year 2D-MR skill was a significant predictor (</w:t>
      </w:r>
      <w:r>
        <w:rPr>
          <w:i/>
        </w:rPr>
        <w:t>r</w:t>
      </w:r>
      <w:r>
        <w:rPr>
          <w:vertAlign w:val="superscript"/>
        </w:rPr>
        <w:t>2</w:t>
      </w:r>
      <w:r>
        <w:t xml:space="preserve">=0.6, </w:t>
      </w:r>
      <w:r>
        <w:rPr>
          <w:i/>
        </w:rPr>
        <w:t>t</w:t>
      </w:r>
      <w:r>
        <w:t xml:space="preserve">=2.95, </w:t>
      </w:r>
      <w:r>
        <w:rPr>
          <w:i/>
        </w:rPr>
        <w:t>p</w:t>
      </w:r>
      <w:r>
        <w:t xml:space="preserve">=0.042; Fig. 8a) </w:t>
      </w:r>
      <w:ins w:id="321" w:author="Freya Watkins" w:date="2022-06-19T08:55:00Z">
        <w:r>
          <w:t xml:space="preserve">while </w:t>
        </w:r>
      </w:ins>
      <w:del w:id="322" w:author="Freya Watkins" w:date="2022-06-19T08:55:00Z">
        <w:r>
          <w:delText xml:space="preserve">and there was a </w:delText>
        </w:r>
      </w:del>
      <w:del w:id="323" w:author="Freya Watkins" w:date="2022-06-19T08:51:00Z">
        <w:r>
          <w:delText xml:space="preserve">positive association with </w:delText>
        </w:r>
      </w:del>
      <w:r>
        <w:t xml:space="preserve">third-year 2D-MR skill </w:t>
      </w:r>
      <w:ins w:id="324" w:author="Freya Watkins" w:date="2022-06-19T08:56:00Z">
        <w:r>
          <w:t xml:space="preserve">was a marginally insignificant predictor </w:t>
        </w:r>
      </w:ins>
      <w:r>
        <w:t>(</w:t>
      </w:r>
      <w:r>
        <w:rPr>
          <w:i/>
        </w:rPr>
        <w:t>r</w:t>
      </w:r>
      <w:r>
        <w:rPr>
          <w:vertAlign w:val="superscript"/>
        </w:rPr>
        <w:t>2</w:t>
      </w:r>
      <w:r>
        <w:t xml:space="preserve">=0.31, </w:t>
      </w:r>
      <w:r>
        <w:rPr>
          <w:i/>
        </w:rPr>
        <w:t>t</w:t>
      </w:r>
      <w:r>
        <w:t xml:space="preserve">=2.11, </w:t>
      </w:r>
      <w:r>
        <w:rPr>
          <w:i/>
        </w:rPr>
        <w:t>p</w:t>
      </w:r>
      <w:r>
        <w:t xml:space="preserve">=0.088; Fig. 8b). </w:t>
      </w:r>
      <w:r>
        <w:br/>
        <w:t xml:space="preserve">For 3D-MR, there was a </w:t>
      </w:r>
      <w:ins w:id="325" w:author="Freya Watkins" w:date="2022-06-19T08:57:00Z">
        <w:r>
          <w:t>moderate yet insignificant positive correl</w:t>
        </w:r>
      </w:ins>
      <w:del w:id="326" w:author="Freya Watkins" w:date="2022-06-19T08:57:00Z">
        <w:r>
          <w:delText>slight positive associ</w:delText>
        </w:r>
      </w:del>
      <w:r>
        <w:t>ation between initial rotation skill and second-year interpreting grades (</w:t>
      </w:r>
      <w:r>
        <w:rPr>
          <w:i/>
        </w:rPr>
        <w:t>r</w:t>
      </w:r>
      <w:r>
        <w:rPr>
          <w:vertAlign w:val="superscript"/>
        </w:rPr>
        <w:t>2</w:t>
      </w:r>
      <w:r>
        <w:t>=0.24)</w:t>
      </w:r>
      <w:del w:id="327" w:author="Freya Watkins" w:date="2022-06-19T08:59:00Z">
        <w:r>
          <w:delText xml:space="preserve"> </w:delText>
        </w:r>
      </w:del>
      <w:ins w:id="328" w:author="Freya Watkins" w:date="2022-06-19T08:59:00Z">
        <w:r>
          <w:t xml:space="preserve">. This correlation </w:t>
        </w:r>
      </w:ins>
      <w:del w:id="329" w:author="Freya Watkins" w:date="2022-06-19T08:59:00Z">
        <w:r>
          <w:delText>which</w:delText>
        </w:r>
      </w:del>
      <w:r>
        <w:t xml:space="preserve"> became stronger over time (vs. second-year 3D rotation: </w:t>
      </w:r>
      <w:r>
        <w:rPr>
          <w:i/>
        </w:rPr>
        <w:t>r</w:t>
      </w:r>
      <w:r>
        <w:rPr>
          <w:vertAlign w:val="superscript"/>
        </w:rPr>
        <w:t>2</w:t>
      </w:r>
      <w:r>
        <w:t xml:space="preserve">=0.31; vs. third-year 3D rotation: </w:t>
      </w:r>
      <w:r>
        <w:rPr>
          <w:i/>
        </w:rPr>
        <w:t>r</w:t>
      </w:r>
      <w:r>
        <w:rPr>
          <w:vertAlign w:val="superscript"/>
        </w:rPr>
        <w:t>2</w:t>
      </w:r>
      <w:r>
        <w:t xml:space="preserve">=0.54, </w:t>
      </w:r>
      <w:r>
        <w:rPr>
          <w:i/>
        </w:rPr>
        <w:t>t</w:t>
      </w:r>
      <w:r>
        <w:t xml:space="preserve">=2.85, </w:t>
      </w:r>
      <w:r>
        <w:rPr>
          <w:i/>
        </w:rPr>
        <w:t>p</w:t>
      </w:r>
      <w:r>
        <w:t xml:space="preserve">=0.029), the latter relationship being significant. Initial 3D-MR </w:t>
      </w:r>
      <w:del w:id="330" w:author="Freya Watkins" w:date="2022-06-23T10:28:00Z">
        <w:r>
          <w:delText xml:space="preserve">was </w:delText>
        </w:r>
      </w:del>
      <w:r>
        <w:t xml:space="preserve">also </w:t>
      </w:r>
      <w:ins w:id="331" w:author="Freya Watkins" w:date="2022-06-23T10:28:00Z">
        <w:r>
          <w:t xml:space="preserve">had a moderate but insignificant </w:t>
        </w:r>
      </w:ins>
      <w:r>
        <w:t>positive</w:t>
      </w:r>
      <w:ins w:id="332" w:author="Freya Watkins" w:date="2022-06-23T10:29:00Z">
        <w:r>
          <w:t xml:space="preserve"> correlation </w:t>
        </w:r>
      </w:ins>
      <w:del w:id="333" w:author="Freya Watkins" w:date="2022-06-23T10:29:00Z">
        <w:r>
          <w:delText>ly associated</w:delText>
        </w:r>
      </w:del>
      <w:r>
        <w:t xml:space="preserve"> with third-year English-to-BSL consecutive interpreting performance (</w:t>
      </w:r>
      <w:r>
        <w:rPr>
          <w:i/>
        </w:rPr>
        <w:t>r</w:t>
      </w:r>
      <w:r>
        <w:rPr>
          <w:vertAlign w:val="superscript"/>
        </w:rPr>
        <w:t>2</w:t>
      </w:r>
      <w:r>
        <w:t xml:space="preserve">=0.27, </w:t>
      </w:r>
      <w:r>
        <w:rPr>
          <w:i/>
        </w:rPr>
        <w:t>t</w:t>
      </w:r>
      <w:r>
        <w:t xml:space="preserve">=1.32, </w:t>
      </w:r>
      <w:r>
        <w:rPr>
          <w:i/>
        </w:rPr>
        <w:t>p</w:t>
      </w:r>
      <w:r>
        <w:t xml:space="preserve">=0.24; Fig. 8c), although there was no </w:t>
      </w:r>
      <w:ins w:id="334" w:author="Freya Watkins" w:date="2022-06-23T10:30:00Z">
        <w:r>
          <w:t xml:space="preserve">correlation with </w:t>
        </w:r>
      </w:ins>
      <w:del w:id="335" w:author="Freya Watkins" w:date="2022-06-23T10:30:00Z">
        <w:r>
          <w:delText xml:space="preserve">association for </w:delText>
        </w:r>
      </w:del>
      <w:r>
        <w:t xml:space="preserve">later 3D-MR scores. Initial 3D-MR skill was also positively correlated with third-year consecutive interpreting from BSL to English </w:t>
      </w:r>
      <w:ins w:id="336" w:author="Freya Watkins" w:date="2022-06-23T10:31:00Z">
        <w:r>
          <w:t xml:space="preserve">and this relationship was marginally insignificant </w:t>
        </w:r>
      </w:ins>
      <w:r>
        <w:t>(</w:t>
      </w:r>
      <w:r>
        <w:rPr>
          <w:i/>
        </w:rPr>
        <w:t>r</w:t>
      </w:r>
      <w:r>
        <w:rPr>
          <w:vertAlign w:val="superscript"/>
        </w:rPr>
        <w:t>2</w:t>
      </w:r>
      <w:r>
        <w:t xml:space="preserve">=0.48, </w:t>
      </w:r>
      <w:r>
        <w:rPr>
          <w:i/>
        </w:rPr>
        <w:t>t</w:t>
      </w:r>
      <w:r>
        <w:t xml:space="preserve">=2.004, </w:t>
      </w:r>
      <w:r>
        <w:rPr>
          <w:i/>
        </w:rPr>
        <w:t>p</w:t>
      </w:r>
      <w:r>
        <w:t xml:space="preserve">=0.101; Fig. 8d). However, this </w:t>
      </w:r>
      <w:ins w:id="337" w:author="Freya Watkins" w:date="2022-06-23T10:31:00Z">
        <w:r>
          <w:t xml:space="preserve">correlation </w:t>
        </w:r>
      </w:ins>
      <w:del w:id="338" w:author="Freya Watkins" w:date="2022-06-23T10:31:00Z">
        <w:r>
          <w:delText xml:space="preserve">association </w:delText>
        </w:r>
      </w:del>
      <w:r>
        <w:t xml:space="preserve">got weaker over time (vs. second-year 3D rotation: </w:t>
      </w:r>
      <w:r>
        <w:rPr>
          <w:i/>
        </w:rPr>
        <w:t>r</w:t>
      </w:r>
      <w:r>
        <w:rPr>
          <w:vertAlign w:val="superscript"/>
        </w:rPr>
        <w:t>2</w:t>
      </w:r>
      <w:r>
        <w:t xml:space="preserve">=0.29; vs. third-year 3D rotation: </w:t>
      </w:r>
      <w:r>
        <w:rPr>
          <w:i/>
        </w:rPr>
        <w:t>r</w:t>
      </w:r>
      <w:r>
        <w:rPr>
          <w:vertAlign w:val="superscript"/>
        </w:rPr>
        <w:t>2</w:t>
      </w:r>
      <w:r>
        <w:t>=0.16).</w:t>
      </w:r>
    </w:p>
    <w:p w14:paraId="7D1D3C97" w14:textId="081B5C21" w:rsidR="00016AD3" w:rsidRDefault="008742D2">
      <w:pPr>
        <w:rPr>
          <w:i/>
        </w:rPr>
      </w:pPr>
      <w:r>
        <w:rPr>
          <w:noProof/>
        </w:rPr>
        <w:lastRenderedPageBreak/>
        <w:drawing>
          <wp:inline distT="114300" distB="114300" distL="114300" distR="114300" wp14:anchorId="212A3FBB" wp14:editId="6CDBB7FB">
            <wp:extent cx="6208395" cy="4140200"/>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208395" cy="4140200"/>
                    </a:xfrm>
                    <a:prstGeom prst="rect">
                      <a:avLst/>
                    </a:prstGeom>
                    <a:ln/>
                  </pic:spPr>
                </pic:pic>
              </a:graphicData>
            </a:graphic>
          </wp:inline>
        </w:drawing>
      </w:r>
      <w:r>
        <w:br/>
      </w:r>
      <w:r>
        <w:rPr>
          <w:i/>
        </w:rPr>
        <w:t xml:space="preserve">Figure 8: </w:t>
      </w:r>
      <w:ins w:id="339" w:author="Freya Watkins" w:date="2022-06-19T13:39:00Z">
        <w:r>
          <w:rPr>
            <w:i/>
          </w:rPr>
          <w:t>Correl</w:t>
        </w:r>
      </w:ins>
      <w:del w:id="340" w:author="Freya Watkins" w:date="2022-06-19T13:39:00Z">
        <w:r>
          <w:rPr>
            <w:i/>
          </w:rPr>
          <w:delText>Associ</w:delText>
        </w:r>
      </w:del>
      <w:r>
        <w:rPr>
          <w:i/>
        </w:rPr>
        <w:t xml:space="preserve">ations between SLI student performance on mental rotation tasks and SLI measures: a) 2nd-year 2D-MR </w:t>
      </w:r>
      <w:ins w:id="341" w:author="Freya Watkins" w:date="2022-06-24T15:19:00Z">
        <w:r>
          <w:rPr>
            <w:i/>
          </w:rPr>
          <w:t xml:space="preserve">was a significant predictor of </w:t>
        </w:r>
      </w:ins>
      <w:del w:id="342" w:author="Freya Watkins" w:date="2022-06-24T15:19:00Z">
        <w:r>
          <w:rPr>
            <w:i/>
          </w:rPr>
          <w:delText xml:space="preserve">and </w:delText>
        </w:r>
      </w:del>
      <w:ins w:id="343" w:author="Freya Watkins" w:date="2022-06-24T15:19:00Z">
        <w:r>
          <w:rPr>
            <w:i/>
          </w:rPr>
          <w:t xml:space="preserve">scores on the </w:t>
        </w:r>
      </w:ins>
      <w:r>
        <w:rPr>
          <w:i/>
        </w:rPr>
        <w:t>3rd-year BSL-to-English interpreting</w:t>
      </w:r>
      <w:ins w:id="344" w:author="Freya Watkins" w:date="2022-06-19T09:09:00Z">
        <w:r>
          <w:rPr>
            <w:i/>
          </w:rPr>
          <w:t xml:space="preserve"> task (n=7, r2=0.6, t=2.95, p=0.042)</w:t>
        </w:r>
      </w:ins>
      <w:r>
        <w:rPr>
          <w:i/>
        </w:rPr>
        <w:t xml:space="preserve">; b) 3rd-year 2D-MR </w:t>
      </w:r>
      <w:ins w:id="345" w:author="Freya Watkins" w:date="2022-06-24T16:01:00Z">
        <w:r>
          <w:rPr>
            <w:i/>
          </w:rPr>
          <w:t>was correlated with</w:t>
        </w:r>
      </w:ins>
      <w:del w:id="346" w:author="Freya Watkins" w:date="2022-06-24T16:01:00Z">
        <w:r>
          <w:rPr>
            <w:i/>
          </w:rPr>
          <w:delText>and</w:delText>
        </w:r>
      </w:del>
      <w:r>
        <w:rPr>
          <w:i/>
        </w:rPr>
        <w:t xml:space="preserve"> </w:t>
      </w:r>
      <w:ins w:id="347" w:author="Freya Watkins" w:date="2022-06-24T16:02:00Z">
        <w:r>
          <w:rPr>
            <w:i/>
          </w:rPr>
          <w:t xml:space="preserve">scores on the </w:t>
        </w:r>
      </w:ins>
      <w:r>
        <w:rPr>
          <w:i/>
        </w:rPr>
        <w:t>3rd-year BSL-to-English interpreting</w:t>
      </w:r>
      <w:ins w:id="348" w:author="Freya Watkins" w:date="2022-06-19T09:10:00Z">
        <w:r>
          <w:rPr>
            <w:i/>
          </w:rPr>
          <w:t xml:space="preserve"> task, but this relationship was marginally insignificant (n=8, r2=0.31, t=2.11, p=0.088)</w:t>
        </w:r>
      </w:ins>
      <w:r>
        <w:rPr>
          <w:i/>
        </w:rPr>
        <w:t xml:space="preserve">; c) pre-degree 3D-MR </w:t>
      </w:r>
      <w:ins w:id="349" w:author="Freya Watkins" w:date="2022-06-24T16:02:00Z">
        <w:r>
          <w:rPr>
            <w:i/>
          </w:rPr>
          <w:t>was positively correlated with scores on the</w:t>
        </w:r>
      </w:ins>
      <w:del w:id="350" w:author="Freya Watkins" w:date="2022-06-24T16:02:00Z">
        <w:r>
          <w:rPr>
            <w:i/>
          </w:rPr>
          <w:delText>vs</w:delText>
        </w:r>
      </w:del>
      <w:r>
        <w:rPr>
          <w:i/>
        </w:rPr>
        <w:t xml:space="preserve"> 3rd-year English-to-BSL interpreting</w:t>
      </w:r>
      <w:ins w:id="351" w:author="Freya Watkins" w:date="2022-06-19T09:10:00Z">
        <w:r>
          <w:rPr>
            <w:i/>
          </w:rPr>
          <w:t xml:space="preserve"> task, but this relationship was not significant (n=9, r2=0.27, t=1.32, p=0.24)</w:t>
        </w:r>
      </w:ins>
      <w:r>
        <w:rPr>
          <w:i/>
        </w:rPr>
        <w:t xml:space="preserve">; d) pre-degree 3D-MR </w:t>
      </w:r>
      <w:ins w:id="352" w:author="Freya Watkins" w:date="2022-06-24T16:03:00Z">
        <w:r>
          <w:rPr>
            <w:i/>
          </w:rPr>
          <w:t>was correlated with scores on the</w:t>
        </w:r>
      </w:ins>
      <w:del w:id="353" w:author="Freya Watkins" w:date="2022-06-24T16:03:00Z">
        <w:r>
          <w:rPr>
            <w:i/>
          </w:rPr>
          <w:delText>and</w:delText>
        </w:r>
      </w:del>
      <w:r>
        <w:rPr>
          <w:i/>
        </w:rPr>
        <w:t xml:space="preserve"> 3rd-year BSL-to-English interpreting</w:t>
      </w:r>
      <w:ins w:id="354" w:author="Freya Watkins" w:date="2022-06-19T09:32:00Z">
        <w:r>
          <w:rPr>
            <w:i/>
          </w:rPr>
          <w:t xml:space="preserve"> task, but this relationship was marginally insignificant (n=8, r2=0.48, t=2.004, p=0.101).</w:t>
        </w:r>
      </w:ins>
    </w:p>
    <w:p w14:paraId="65AA729A" w14:textId="77777777" w:rsidR="00016AD3" w:rsidRDefault="008742D2">
      <w:pPr>
        <w:pStyle w:val="Heading3"/>
        <w:rPr>
          <w:i/>
        </w:rPr>
      </w:pPr>
      <w:bookmarkStart w:id="355" w:name="_heading=h.49d99qlr0uqj" w:colFirst="0" w:colLast="0"/>
      <w:bookmarkStart w:id="356" w:name="_Hlk108524928"/>
      <w:bookmarkEnd w:id="313"/>
      <w:bookmarkEnd w:id="355"/>
      <w:r>
        <w:rPr>
          <w:i/>
        </w:rPr>
        <w:t>Linguistic and other assessments and SLI performance</w:t>
      </w:r>
    </w:p>
    <w:p w14:paraId="56FB6C2A" w14:textId="7EC8ABCC" w:rsidR="00016AD3" w:rsidRDefault="008742D2">
      <w:bookmarkStart w:id="357" w:name="_Hlk108525927"/>
      <w:bookmarkEnd w:id="356"/>
      <w:r>
        <w:t>There was no relationship between English sentence reading (</w:t>
      </w:r>
      <w:proofErr w:type="spellStart"/>
      <w:r>
        <w:t>Kirklees</w:t>
      </w:r>
      <w:proofErr w:type="spellEnd"/>
      <w:r>
        <w:t>) at any time point and SLI grades</w:t>
      </w:r>
      <w:ins w:id="358" w:author="Freya Watkins" w:date="2022-06-27T12:24:00Z">
        <w:r>
          <w:t>,</w:t>
        </w:r>
      </w:ins>
      <w:r>
        <w:t xml:space="preserve"> or </w:t>
      </w:r>
      <w:ins w:id="359" w:author="Freya Watkins" w:date="2022-06-27T12:24:00Z">
        <w:r>
          <w:t xml:space="preserve">with </w:t>
        </w:r>
      </w:ins>
      <w:r>
        <w:t>either of the consecutive SLI tasks. There was also no link between the pre-degree summarizing task and second-year SLI grades (r</w:t>
      </w:r>
      <w:r>
        <w:rPr>
          <w:vertAlign w:val="superscript"/>
        </w:rPr>
        <w:t>2</w:t>
      </w:r>
      <w:r>
        <w:t>=0.002), nor with either interpreting task.</w:t>
      </w:r>
      <w:r>
        <w:br/>
        <w:t xml:space="preserve">We also found no </w:t>
      </w:r>
      <w:ins w:id="360" w:author="Freya Watkins" w:date="2022-06-27T12:25:00Z">
        <w:r>
          <w:t xml:space="preserve">significant </w:t>
        </w:r>
      </w:ins>
      <w:r>
        <w:t>relationship with non-verbal reasoning (KBIT-2 Matrices) and any SLI measures</w:t>
      </w:r>
      <w:ins w:id="361" w:author="Freya Watkins" w:date="2022-06-27T12:25:00Z">
        <w:r>
          <w:t>.</w:t>
        </w:r>
      </w:ins>
      <w:del w:id="362" w:author="Freya Watkins" w:date="2022-06-27T12:25:00Z">
        <w:r>
          <w:delText>apart from one weak negative association between second-year non-verbal reasoning and second-year SLI grades (</w:delText>
        </w:r>
        <w:r>
          <w:rPr>
            <w:i/>
          </w:rPr>
          <w:delText>r</w:delText>
        </w:r>
        <w:r>
          <w:rPr>
            <w:vertAlign w:val="superscript"/>
          </w:rPr>
          <w:delText>2</w:delText>
        </w:r>
        <w:r>
          <w:delText>=-0.12)</w:delText>
        </w:r>
      </w:del>
      <w:r>
        <w:t xml:space="preserve"> There was no relationship between impulsivity (BIS) and SLI grades. There was a slight negative </w:t>
      </w:r>
      <w:r w:rsidR="007B3538">
        <w:t>correlation between</w:t>
      </w:r>
      <w:r>
        <w:t xml:space="preserve"> impulsivity and English-to-BSL consecutive interpreting, as well as between impulsivity and the consecutive interpreting task from BSL to English (</w:t>
      </w:r>
      <w:r>
        <w:rPr>
          <w:i/>
        </w:rPr>
        <w:t>r</w:t>
      </w:r>
      <w:r>
        <w:rPr>
          <w:vertAlign w:val="superscript"/>
        </w:rPr>
        <w:t>2</w:t>
      </w:r>
      <w:r>
        <w:t>=-0.27)</w:t>
      </w:r>
      <w:ins w:id="363" w:author="Freya Watkins" w:date="2022-06-27T12:26:00Z">
        <w:r>
          <w:t>, however these were not significant</w:t>
        </w:r>
      </w:ins>
      <w:r>
        <w:t xml:space="preserve">. </w:t>
      </w:r>
    </w:p>
    <w:p w14:paraId="06716885" w14:textId="77777777" w:rsidR="00016AD3" w:rsidRDefault="008742D2">
      <w:pPr>
        <w:pStyle w:val="Heading3"/>
        <w:rPr>
          <w:i/>
        </w:rPr>
      </w:pPr>
      <w:bookmarkStart w:id="364" w:name="_heading=h.wptnpibc3kt4" w:colFirst="0" w:colLast="0"/>
      <w:bookmarkStart w:id="365" w:name="_Hlk108524934"/>
      <w:bookmarkEnd w:id="357"/>
      <w:bookmarkEnd w:id="364"/>
      <w:r>
        <w:rPr>
          <w:i/>
        </w:rPr>
        <w:t>Correlations among measures of BSL and SLI performance</w:t>
      </w:r>
    </w:p>
    <w:p w14:paraId="47C360F3" w14:textId="53F1A298" w:rsidR="00016AD3" w:rsidRDefault="008742D2">
      <w:pPr>
        <w:spacing w:before="0"/>
      </w:pPr>
      <w:bookmarkStart w:id="366" w:name="_Hlk108525987"/>
      <w:bookmarkEnd w:id="365"/>
      <w:r>
        <w:t>Second-year SLI grades were significantly correlated with both first-year BSL grades (</w:t>
      </w:r>
      <w:r>
        <w:rPr>
          <w:i/>
        </w:rPr>
        <w:t>r</w:t>
      </w:r>
      <w:r>
        <w:rPr>
          <w:vertAlign w:val="superscript"/>
        </w:rPr>
        <w:t>2</w:t>
      </w:r>
      <w:r>
        <w:t xml:space="preserve">=0.68, </w:t>
      </w:r>
      <w:r>
        <w:rPr>
          <w:i/>
        </w:rPr>
        <w:t>t</w:t>
      </w:r>
      <w:r>
        <w:t xml:space="preserve">=7.21, </w:t>
      </w:r>
      <w:r>
        <w:rPr>
          <w:i/>
        </w:rPr>
        <w:t>p</w:t>
      </w:r>
      <w:r>
        <w:t>&lt;.001) and second-year BSL grades (</w:t>
      </w:r>
      <w:r>
        <w:rPr>
          <w:i/>
        </w:rPr>
        <w:t>r</w:t>
      </w:r>
      <w:r>
        <w:rPr>
          <w:vertAlign w:val="superscript"/>
        </w:rPr>
        <w:t>2­</w:t>
      </w:r>
      <w:r>
        <w:rPr>
          <w:vertAlign w:val="subscript"/>
        </w:rPr>
        <w:t>­</w:t>
      </w:r>
      <w:r>
        <w:t xml:space="preserve">=0.69, </w:t>
      </w:r>
      <w:r>
        <w:rPr>
          <w:i/>
        </w:rPr>
        <w:t>t</w:t>
      </w:r>
      <w:r>
        <w:t xml:space="preserve">=6.79, </w:t>
      </w:r>
      <w:r>
        <w:rPr>
          <w:i/>
        </w:rPr>
        <w:t>p</w:t>
      </w:r>
      <w:r>
        <w:t>&lt;.001). The initial copy-sign task</w:t>
      </w:r>
      <w:ins w:id="367" w:author="Freya Watkins" w:date="2022-06-27T12:31:00Z">
        <w:r>
          <w:t xml:space="preserve"> </w:t>
        </w:r>
        <w:r>
          <w:lastRenderedPageBreak/>
          <w:t>was a</w:t>
        </w:r>
      </w:ins>
      <w:r>
        <w:t xml:space="preserve"> marginally </w:t>
      </w:r>
      <w:ins w:id="368" w:author="Freya Watkins" w:date="2022-06-27T12:32:00Z">
        <w:r>
          <w:t xml:space="preserve">insignificant </w:t>
        </w:r>
      </w:ins>
      <w:r>
        <w:t>predict</w:t>
      </w:r>
      <w:ins w:id="369" w:author="Freya Watkins" w:date="2022-06-27T12:32:00Z">
        <w:r>
          <w:t>or of</w:t>
        </w:r>
      </w:ins>
      <w:del w:id="370" w:author="Freya Watkins" w:date="2022-06-27T12:32:00Z">
        <w:r>
          <w:delText>ed</w:delText>
        </w:r>
      </w:del>
      <w:r>
        <w:t xml:space="preserve"> first-year BSL grades (</w:t>
      </w:r>
      <w:r>
        <w:rPr>
          <w:i/>
        </w:rPr>
        <w:t>r</w:t>
      </w:r>
      <w:r>
        <w:rPr>
          <w:vertAlign w:val="superscript"/>
        </w:rPr>
        <w:t>2­</w:t>
      </w:r>
      <w:r>
        <w:rPr>
          <w:vertAlign w:val="subscript"/>
        </w:rPr>
        <w:t>­</w:t>
      </w:r>
      <w:r>
        <w:t xml:space="preserve">=0.46, </w:t>
      </w:r>
      <w:r>
        <w:rPr>
          <w:i/>
        </w:rPr>
        <w:t>t</w:t>
      </w:r>
      <w:r>
        <w:t xml:space="preserve">=2.25, </w:t>
      </w:r>
      <w:r>
        <w:rPr>
          <w:i/>
        </w:rPr>
        <w:t>p</w:t>
      </w:r>
      <w:r>
        <w:t>=0.054), but not second-year BSL grades (</w:t>
      </w:r>
      <w:r>
        <w:rPr>
          <w:i/>
        </w:rPr>
        <w:t>r</w:t>
      </w:r>
      <w:r>
        <w:rPr>
          <w:vertAlign w:val="superscript"/>
        </w:rPr>
        <w:t>2­</w:t>
      </w:r>
      <w:r>
        <w:rPr>
          <w:vertAlign w:val="subscript"/>
        </w:rPr>
        <w:t>­</w:t>
      </w:r>
      <w:r>
        <w:t xml:space="preserve">=0.21, </w:t>
      </w:r>
      <w:r>
        <w:rPr>
          <w:i/>
        </w:rPr>
        <w:t>t</w:t>
      </w:r>
      <w:r>
        <w:t xml:space="preserve">=0.84, </w:t>
      </w:r>
      <w:r>
        <w:rPr>
          <w:i/>
        </w:rPr>
        <w:t>p</w:t>
      </w:r>
      <w:r>
        <w:t xml:space="preserve">=0.43). Interestingly, the initial copy-sign task had a stronger </w:t>
      </w:r>
      <w:ins w:id="371" w:author="Freya Watkins" w:date="2022-06-12T15:14:00Z">
        <w:r>
          <w:t xml:space="preserve">correlation </w:t>
        </w:r>
      </w:ins>
      <w:del w:id="372" w:author="Freya Watkins" w:date="2022-06-12T15:14:00Z">
        <w:r>
          <w:delText xml:space="preserve">association </w:delText>
        </w:r>
      </w:del>
      <w:r>
        <w:t>with SLI grades in second year (</w:t>
      </w:r>
      <w:r>
        <w:rPr>
          <w:i/>
        </w:rPr>
        <w:t>r</w:t>
      </w:r>
      <w:r>
        <w:rPr>
          <w:vertAlign w:val="superscript"/>
        </w:rPr>
        <w:t>2­</w:t>
      </w:r>
      <w:r>
        <w:rPr>
          <w:vertAlign w:val="subscript"/>
        </w:rPr>
        <w:t>­</w:t>
      </w:r>
      <w:r>
        <w:t xml:space="preserve">=0.36, </w:t>
      </w:r>
      <w:r>
        <w:rPr>
          <w:i/>
        </w:rPr>
        <w:t>t</w:t>
      </w:r>
      <w:r>
        <w:t xml:space="preserve">=2.08, </w:t>
      </w:r>
      <w:r>
        <w:rPr>
          <w:i/>
        </w:rPr>
        <w:t>p</w:t>
      </w:r>
      <w:r>
        <w:t>=0.076)</w:t>
      </w:r>
      <w:ins w:id="373" w:author="Freya Watkins" w:date="2022-06-27T12:32:00Z">
        <w:r>
          <w:t xml:space="preserve"> than with BSL grades, but again this was marginally insignificant</w:t>
        </w:r>
      </w:ins>
      <w:r>
        <w:t xml:space="preserve">. Performance on the </w:t>
      </w:r>
      <w:ins w:id="374" w:author="Freya Watkins" w:date="2022-06-27T12:33:00Z">
        <w:r>
          <w:t xml:space="preserve">third-year </w:t>
        </w:r>
      </w:ins>
      <w:del w:id="375" w:author="Freya Watkins" w:date="2022-06-27T12:33:00Z">
        <w:r>
          <w:delText xml:space="preserve">final </w:delText>
        </w:r>
      </w:del>
      <w:r>
        <w:t>BSL-SRT task was significantly correlated with first-year BSL grades (</w:t>
      </w:r>
      <w:r>
        <w:rPr>
          <w:i/>
        </w:rPr>
        <w:t>r</w:t>
      </w:r>
      <w:r>
        <w:rPr>
          <w:vertAlign w:val="superscript"/>
        </w:rPr>
        <w:t>2­</w:t>
      </w:r>
      <w:r>
        <w:rPr>
          <w:vertAlign w:val="subscript"/>
        </w:rPr>
        <w:t>­</w:t>
      </w:r>
      <w:r>
        <w:t xml:space="preserve">=0.66, </w:t>
      </w:r>
      <w:r>
        <w:rPr>
          <w:i/>
        </w:rPr>
        <w:t>t</w:t>
      </w:r>
      <w:r>
        <w:t xml:space="preserve">=3.37, </w:t>
      </w:r>
      <w:r>
        <w:rPr>
          <w:i/>
        </w:rPr>
        <w:t>p</w:t>
      </w:r>
      <w:r>
        <w:t xml:space="preserve">=0.015) and </w:t>
      </w:r>
      <w:ins w:id="376" w:author="Freya Watkins" w:date="2022-06-27T12:36:00Z">
        <w:r>
          <w:t xml:space="preserve">strongly correlated </w:t>
        </w:r>
      </w:ins>
      <w:del w:id="377" w:author="Freya Watkins" w:date="2022-06-27T12:36:00Z">
        <w:r>
          <w:delText xml:space="preserve">marginally associated </w:delText>
        </w:r>
      </w:del>
      <w:r>
        <w:t>with second-year BSL grades (</w:t>
      </w:r>
      <w:r>
        <w:rPr>
          <w:i/>
        </w:rPr>
        <w:t>r</w:t>
      </w:r>
      <w:r>
        <w:rPr>
          <w:vertAlign w:val="superscript"/>
        </w:rPr>
        <w:t>2­</w:t>
      </w:r>
      <w:r>
        <w:rPr>
          <w:vertAlign w:val="subscript"/>
        </w:rPr>
        <w:t>­</w:t>
      </w:r>
      <w:r>
        <w:t xml:space="preserve">=0.53, </w:t>
      </w:r>
      <w:r>
        <w:rPr>
          <w:i/>
        </w:rPr>
        <w:t>t</w:t>
      </w:r>
      <w:r>
        <w:t xml:space="preserve">=2.25, </w:t>
      </w:r>
      <w:r>
        <w:rPr>
          <w:i/>
        </w:rPr>
        <w:t>p</w:t>
      </w:r>
      <w:r>
        <w:t>=0.074)</w:t>
      </w:r>
      <w:ins w:id="378" w:author="Freya Watkins" w:date="2022-06-27T12:36:00Z">
        <w:r>
          <w:t>, which was a marginally insignificant predictor</w:t>
        </w:r>
      </w:ins>
      <w:r>
        <w:t>. The two consecutive SLI tasks (BSL-to-English and English-to-BSL)</w:t>
      </w:r>
      <w:ins w:id="379" w:author="Freya Watkins" w:date="2022-06-27T12:34:00Z">
        <w:r>
          <w:t xml:space="preserve"> were</w:t>
        </w:r>
      </w:ins>
      <w:r>
        <w:t xml:space="preserve"> also significantly correlated with each other (</w:t>
      </w:r>
      <w:r>
        <w:rPr>
          <w:i/>
        </w:rPr>
        <w:t>r</w:t>
      </w:r>
      <w:r>
        <w:rPr>
          <w:vertAlign w:val="superscript"/>
        </w:rPr>
        <w:t>2­</w:t>
      </w:r>
      <w:r>
        <w:rPr>
          <w:vertAlign w:val="subscript"/>
        </w:rPr>
        <w:t>­</w:t>
      </w:r>
      <w:r>
        <w:t xml:space="preserve">=0.79, </w:t>
      </w:r>
      <w:r>
        <w:rPr>
          <w:i/>
        </w:rPr>
        <w:t>t</w:t>
      </w:r>
      <w:r>
        <w:t xml:space="preserve">=4.14, </w:t>
      </w:r>
      <w:r>
        <w:rPr>
          <w:i/>
        </w:rPr>
        <w:t>p</w:t>
      </w:r>
      <w:r>
        <w:t>=.009).</w:t>
      </w:r>
    </w:p>
    <w:bookmarkEnd w:id="366"/>
    <w:p w14:paraId="2D6B31AE" w14:textId="77777777" w:rsidR="00016AD3" w:rsidRDefault="00016AD3"/>
    <w:p w14:paraId="045DAD2B" w14:textId="77777777" w:rsidR="00016AD3" w:rsidRDefault="008742D2">
      <w:pPr>
        <w:pStyle w:val="Heading1"/>
        <w:ind w:left="0" w:firstLine="0"/>
      </w:pPr>
      <w:bookmarkStart w:id="380" w:name="_heading=h.v1uevh6hjh62" w:colFirst="0" w:colLast="0"/>
      <w:bookmarkEnd w:id="380"/>
      <w:r>
        <w:t>Discussion</w:t>
      </w:r>
    </w:p>
    <w:p w14:paraId="18C8ECA4" w14:textId="77777777" w:rsidR="00016AD3" w:rsidRDefault="008742D2">
      <w:pPr>
        <w:pStyle w:val="Heading2"/>
      </w:pPr>
      <w:bookmarkStart w:id="381" w:name="_heading=h.86cpjqt1dtdw" w:colFirst="0" w:colLast="0"/>
      <w:bookmarkEnd w:id="381"/>
      <w:r>
        <w:t>Summary of key findings</w:t>
      </w:r>
    </w:p>
    <w:p w14:paraId="6F2B14E2" w14:textId="1E784D79" w:rsidR="00016AD3" w:rsidRDefault="008742D2">
      <w:bookmarkStart w:id="382" w:name="_Hlk108526097"/>
      <w:r>
        <w:t xml:space="preserve">In this exploratory study, we saw several </w:t>
      </w:r>
      <w:ins w:id="383" w:author="Freya Watkins" w:date="2022-06-27T12:37:00Z">
        <w:r>
          <w:t xml:space="preserve">significant relationships </w:t>
        </w:r>
      </w:ins>
      <w:del w:id="384" w:author="Freya Watkins" w:date="2022-06-27T12:37:00Z">
        <w:r>
          <w:delText xml:space="preserve">associations </w:delText>
        </w:r>
      </w:del>
      <w:r>
        <w:t>between cognitive and linguistic skills and SLI degree program outcomes</w:t>
      </w:r>
      <w:ins w:id="385" w:author="Freya Watkins" w:date="2022-06-27T12:38:00Z">
        <w:r>
          <w:t>.</w:t>
        </w:r>
      </w:ins>
      <w:del w:id="386" w:author="Freya Watkins" w:date="2022-06-27T12:38:00Z">
        <w:r>
          <w:delText>,</w:delText>
        </w:r>
      </w:del>
      <w:r>
        <w:t xml:space="preserve"> </w:t>
      </w:r>
      <w:ins w:id="387" w:author="Freya Watkins" w:date="2022-06-27T12:38:00Z">
        <w:r>
          <w:t>F</w:t>
        </w:r>
      </w:ins>
      <w:del w:id="388" w:author="Freya Watkins" w:date="2022-06-27T12:38:00Z">
        <w:r>
          <w:delText>f</w:delText>
        </w:r>
      </w:del>
      <w:r>
        <w:t>irstly</w:t>
      </w:r>
      <w:ins w:id="389" w:author="Freya Watkins" w:date="2022-06-27T12:38:00Z">
        <w:r>
          <w:t xml:space="preserve">, we found that 2D-MR skill and initial self-rated BSL proficiency were significant predictors of </w:t>
        </w:r>
        <w:del w:id="390" w:author="Freya Watkins" w:date="2022-06-27T12:38:00Z">
          <w:r>
            <w:delText>selection for the course, whereas</w:delText>
          </w:r>
        </w:del>
      </w:ins>
      <w:del w:id="391" w:author="Freya Watkins" w:date="2022-06-27T12:38:00Z">
        <w:r>
          <w:delText xml:space="preserve"> in terms of </w:delText>
        </w:r>
      </w:del>
      <w:r>
        <w:t>selection for</w:t>
      </w:r>
      <w:ins w:id="392" w:author="Freya Watkins" w:date="2022-06-27T12:45:00Z">
        <w:r>
          <w:t xml:space="preserve"> the SLI degree, whereas</w:t>
        </w:r>
      </w:ins>
      <w:del w:id="393" w:author="Freya Watkins" w:date="2022-06-27T12:45:00Z">
        <w:r>
          <w:delText xml:space="preserve"> and</w:delText>
        </w:r>
      </w:del>
      <w:ins w:id="394" w:author="Freya Watkins" w:date="2022-06-27T12:40:00Z">
        <w:r>
          <w:t xml:space="preserve"> visuospatial WM predicted</w:t>
        </w:r>
      </w:ins>
      <w:r>
        <w:t xml:space="preserve"> continuation on the course</w:t>
      </w:r>
      <w:ins w:id="395" w:author="Freya Watkins" w:date="2022-06-27T12:40:00Z">
        <w:r>
          <w:t xml:space="preserve">. </w:t>
        </w:r>
      </w:ins>
      <w:del w:id="396" w:author="Freya Watkins" w:date="2022-06-27T12:40:00Z">
        <w:r>
          <w:delText>,</w:delText>
        </w:r>
      </w:del>
      <w:del w:id="397" w:author="Freya Watkins" w:date="2022-06-27T12:39:00Z">
        <w:r>
          <w:delText xml:space="preserve"> as well as in terms of later BSL and SLI task performance. </w:delText>
        </w:r>
      </w:del>
      <w:del w:id="398" w:author="Freya Watkins" w:date="2022-06-27T12:46:00Z">
        <w:r>
          <w:delText xml:space="preserve">We were able to </w:delText>
        </w:r>
      </w:del>
      <w:ins w:id="399" w:author="Freya Watkins" w:date="2022-06-27T12:46:00Z">
        <w:r>
          <w:t xml:space="preserve">Next, we </w:t>
        </w:r>
      </w:ins>
      <w:r>
        <w:t>examine</w:t>
      </w:r>
      <w:ins w:id="400" w:author="Freya Watkins" w:date="2022-06-27T12:46:00Z">
        <w:r>
          <w:t>d</w:t>
        </w:r>
      </w:ins>
      <w:r>
        <w:t xml:space="preserve"> the impact of the SLI degree program on cognitive and linguistic skills over time</w:t>
      </w:r>
      <w:ins w:id="401" w:author="Freya Watkins" w:date="2022-06-27T12:46:00Z">
        <w:r>
          <w:t>,</w:t>
        </w:r>
      </w:ins>
      <w:r>
        <w:t xml:space="preserve"> by first collecting </w:t>
      </w:r>
      <w:del w:id="402" w:author="Freya Watkins" w:date="2022-06-27T12:49:00Z">
        <w:r>
          <w:delText xml:space="preserve">a </w:delText>
        </w:r>
      </w:del>
      <w:r>
        <w:t>baseline measure</w:t>
      </w:r>
      <w:ins w:id="403" w:author="Freya Watkins" w:date="2022-06-27T12:50:00Z">
        <w:r>
          <w:t>s of these skills</w:t>
        </w:r>
      </w:ins>
      <w:r>
        <w:t xml:space="preserve"> and </w:t>
      </w:r>
      <w:ins w:id="404" w:author="Freya Watkins" w:date="2022-06-27T12:50:00Z">
        <w:r>
          <w:t>repeating</w:t>
        </w:r>
      </w:ins>
      <w:del w:id="405" w:author="Freya Watkins" w:date="2022-06-27T12:50:00Z">
        <w:r>
          <w:delText>then</w:delText>
        </w:r>
      </w:del>
      <w:r>
        <w:t xml:space="preserve"> testing at three further sessions.</w:t>
      </w:r>
      <w:ins w:id="406" w:author="Freya Watkins" w:date="2022-06-27T12:47:00Z">
        <w:r>
          <w:t xml:space="preserve"> We found improvements in multimodal WM by </w:t>
        </w:r>
      </w:ins>
      <w:ins w:id="407" w:author="Freya Watkins" w:date="2022-06-27T12:39:00Z">
        <w:r>
          <w:t>the end of the second year of the degree, in visuospatial WM by the end of the first year, and in auditory WM by the final testing session in third year. While multimodal and visuospatial WM did not remain at these improved levels at subsequent sessions, both 2D- and 3D-MR skills were improved by the first year of the degree and consistently remained at these higher levels throughout our longitudinal study.</w:t>
        </w:r>
      </w:ins>
      <w:ins w:id="408" w:author="Freya Watkins" w:date="2022-06-27T12:47:00Z">
        <w:del w:id="409" w:author="Freya Watkins" w:date="2022-06-27T12:39:00Z">
          <w:r>
            <w:delText>2</w:delText>
          </w:r>
        </w:del>
      </w:ins>
      <w:del w:id="410" w:author="Freya Watkins" w:date="2022-06-27T12:39:00Z">
        <w:r>
          <w:delText xml:space="preserve"> </w:delText>
        </w:r>
      </w:del>
      <w:ins w:id="411" w:author="Freya Watkins" w:date="2022-06-27T12:39:00Z">
        <w:r>
          <w:t xml:space="preserve"> In terms of cognitive and linguistic predictors of later BSL and SLI task performance, there were several significant and marginally insignificant results of note, despite our small sample size. First-year BSL grades were significantly predicted by pre-degree English comprehension; second-year BSL grades were strongly correlated with second-year 3D-MR (marginally insignificant); and third-year BSL-SRT scores were significantly predicted by second-year visuospatial WM. Second-year visuospatial WM was also strongly correlated with scores on the English-to-BSL interpreting task; and pre-degree auditory WM was strongly correlated with second-year SLI grades (both marginally insignificant). In terms of the 3rd-year BSL-to-English interpreting task, 3D-MR was a significant or marginally insignificant predictor a</w:t>
        </w:r>
        <w:r w:rsidRPr="008D4244">
          <w:t>t three different testing sessions (pre-degree, second-</w:t>
        </w:r>
        <w:proofErr w:type="gramStart"/>
        <w:r w:rsidRPr="008D4244">
          <w:t>year</w:t>
        </w:r>
        <w:proofErr w:type="gramEnd"/>
        <w:r w:rsidRPr="008D4244">
          <w:t xml:space="preserve"> and third-year).</w:t>
        </w:r>
        <w:r>
          <w:t xml:space="preserve"> </w:t>
        </w:r>
      </w:ins>
      <w:del w:id="412" w:author="Freya Watkins" w:date="2022-06-27T12:39:00Z">
        <w:r>
          <w:delText xml:space="preserve">While some domains improved considerably, others had more limited gains and regressions, or no change at all. </w:delText>
        </w:r>
      </w:del>
      <w:r>
        <w:t xml:space="preserve">We </w:t>
      </w:r>
      <w:ins w:id="413" w:author="Freya Watkins" w:date="2022-06-27T17:07:00Z">
        <w:r>
          <w:t xml:space="preserve">now turn to </w:t>
        </w:r>
      </w:ins>
      <w:del w:id="414" w:author="Freya Watkins" w:date="2022-06-27T17:07:00Z">
        <w:r>
          <w:delText xml:space="preserve">first discuss </w:delText>
        </w:r>
      </w:del>
      <w:ins w:id="415" w:author="Freya Watkins" w:date="2022-06-27T17:07:00Z">
        <w:r>
          <w:t xml:space="preserve">consider </w:t>
        </w:r>
      </w:ins>
      <w:r>
        <w:t>some issues with data collection and attrition, and then move on to</w:t>
      </w:r>
      <w:ins w:id="416" w:author="Freya Watkins" w:date="2022-06-27T12:39:00Z">
        <w:r>
          <w:t xml:space="preserve"> a detailed</w:t>
        </w:r>
      </w:ins>
      <w:r>
        <w:t xml:space="preserve"> discuss</w:t>
      </w:r>
      <w:ins w:id="417" w:author="Freya Watkins" w:date="2022-06-27T12:40:00Z">
        <w:r>
          <w:t>ion of</w:t>
        </w:r>
      </w:ins>
      <w:r>
        <w:t xml:space="preserve"> each of our three research questions and their related analyses in turn.</w:t>
      </w:r>
    </w:p>
    <w:bookmarkEnd w:id="382"/>
    <w:p w14:paraId="62CD22FA" w14:textId="77777777" w:rsidR="00016AD3" w:rsidRDefault="00016AD3"/>
    <w:p w14:paraId="72C3BAD7" w14:textId="77777777" w:rsidR="00016AD3" w:rsidRDefault="008742D2">
      <w:pPr>
        <w:pStyle w:val="Heading2"/>
      </w:pPr>
      <w:bookmarkStart w:id="418" w:name="_heading=h.no8q4yxisrpr" w:colFirst="0" w:colLast="0"/>
      <w:bookmarkStart w:id="419" w:name="_Hlk108526117"/>
      <w:bookmarkEnd w:id="418"/>
      <w:r>
        <w:t>Issues with data collection and attrition</w:t>
      </w:r>
    </w:p>
    <w:p w14:paraId="59E3CB21" w14:textId="554857A4" w:rsidR="00016AD3" w:rsidRDefault="008742D2">
      <w:bookmarkStart w:id="420" w:name="_Hlk108526129"/>
      <w:bookmarkEnd w:id="419"/>
      <w:r>
        <w:t xml:space="preserve">The various effects of the COVID-19 pandemic had considerable impact on </w:t>
      </w:r>
      <w:ins w:id="421" w:author="Freya Watkins" w:date="2022-06-28T09:16:00Z">
        <w:r>
          <w:t xml:space="preserve">our exploratory </w:t>
        </w:r>
      </w:ins>
      <w:del w:id="422" w:author="Freya Watkins" w:date="2022-06-28T09:16:00Z">
        <w:r>
          <w:delText xml:space="preserve">the present </w:delText>
        </w:r>
      </w:del>
      <w:r>
        <w:t>study, mostly in terms of student withdrawal</w:t>
      </w:r>
      <w:ins w:id="423" w:author="Freya Watkins" w:date="2022-06-28T09:16:00Z">
        <w:r>
          <w:t>s</w:t>
        </w:r>
      </w:ins>
      <w:r>
        <w:t xml:space="preserve"> from the degree program and the difficult</w:t>
      </w:r>
      <w:ins w:id="424" w:author="Freya Watkins" w:date="2022-06-28T09:16:00Z">
        <w:r>
          <w:t>ies</w:t>
        </w:r>
      </w:ins>
      <w:del w:id="425" w:author="Freya Watkins" w:date="2022-06-28T09:16:00Z">
        <w:r>
          <w:delText>y</w:delText>
        </w:r>
      </w:del>
      <w:r>
        <w:t xml:space="preserve"> of re-testing students online at later sessions</w:t>
      </w:r>
      <w:ins w:id="426" w:author="Freya Watkins" w:date="2022-06-12T11:04:00Z">
        <w:r>
          <w:t>, making it more of a preliminary investigation</w:t>
        </w:r>
      </w:ins>
      <w:r>
        <w:t>. In particular, the earliest cohort (HW1), for whom the practical placement year fell during the first year of the pandemic, was affected heavily by withdrawals. Only a minority remained in the SLI degree program by final year (just 3 of the original 12</w:t>
      </w:r>
      <w:ins w:id="427" w:author="Freya Watkins" w:date="2022-06-28T09:17:00Z">
        <w:r>
          <w:t>, i.e.</w:t>
        </w:r>
      </w:ins>
      <w:del w:id="428" w:author="Freya Watkins" w:date="2022-06-28T09:17:00Z">
        <w:r>
          <w:delText>;</w:delText>
        </w:r>
      </w:del>
      <w:r>
        <w:t xml:space="preserve"> 25%; 1 student joined the year group below). </w:t>
      </w:r>
      <w:r>
        <w:lastRenderedPageBreak/>
        <w:t xml:space="preserve">Some of those who withdrew </w:t>
      </w:r>
      <w:proofErr w:type="gramStart"/>
      <w:r>
        <w:t>continued on</w:t>
      </w:r>
      <w:proofErr w:type="gramEnd"/>
      <w:r>
        <w:t xml:space="preserve"> a BSL-only program while others switched to unrelated degree courses or left university altogether. Anecdotal evidence from program instructors and students themselves suggest that the main reason for the high withdrawal rate in this cohort was indeed the various impacts of the pandemic, which our statistical models ha</w:t>
      </w:r>
      <w:ins w:id="429" w:author="Freya Watkins" w:date="2022-06-28T09:18:00Z">
        <w:r>
          <w:t>d</w:t>
        </w:r>
      </w:ins>
      <w:del w:id="430" w:author="Freya Watkins" w:date="2022-06-28T09:18:00Z">
        <w:r>
          <w:delText>ve</w:delText>
        </w:r>
      </w:del>
      <w:r>
        <w:t xml:space="preserve"> no way to account for</w:t>
      </w:r>
      <w:ins w:id="431" w:author="Freya Watkins" w:date="2022-06-28T09:17:00Z">
        <w:r>
          <w:t xml:space="preserve"> without further demographic auxiliary variables</w:t>
        </w:r>
      </w:ins>
      <w:r>
        <w:t xml:space="preserve">. </w:t>
      </w:r>
      <w:proofErr w:type="gramStart"/>
      <w:r>
        <w:t>In particular, having</w:t>
      </w:r>
      <w:proofErr w:type="gramEnd"/>
      <w:r>
        <w:t xml:space="preserve"> to do remote interpreting placements seemed to be isolating and discouraging</w:t>
      </w:r>
      <w:ins w:id="432" w:author="Freya Watkins" w:date="2022-06-28T09:18:00Z">
        <w:r>
          <w:t xml:space="preserve"> for students</w:t>
        </w:r>
      </w:ins>
      <w:r>
        <w:t xml:space="preserve">, and not the immersive experience it might have otherwise been. As a result, it is likely that capable and otherwise potentially successful students (particularly in this cohort) ended up withdrawing from their SLI program. However, it should be noted that </w:t>
      </w:r>
      <w:proofErr w:type="gramStart"/>
      <w:r>
        <w:t>the majority of</w:t>
      </w:r>
      <w:proofErr w:type="gramEnd"/>
      <w:r>
        <w:t xml:space="preserve"> students in the other two cohorts remained on their programs. We believe our data still offer valuable insights about SLI aptitude given the range of assessments tested across multiple sessions, given the present lack of longitudinal work with baseline measures in the literature.</w:t>
      </w:r>
    </w:p>
    <w:p w14:paraId="12F4A91A" w14:textId="77777777" w:rsidR="00016AD3" w:rsidRDefault="008742D2">
      <w:pPr>
        <w:pStyle w:val="Heading2"/>
      </w:pPr>
      <w:bookmarkStart w:id="433" w:name="_heading=h.k79d62eo7nsy" w:colFirst="0" w:colLast="0"/>
      <w:bookmarkStart w:id="434" w:name="_Hlk108526203"/>
      <w:bookmarkEnd w:id="420"/>
      <w:bookmarkEnd w:id="433"/>
      <w:r>
        <w:t>Predictors of selection and remaining on SLI degree program</w:t>
      </w:r>
    </w:p>
    <w:p w14:paraId="4F080470" w14:textId="0D716A1F" w:rsidR="00016AD3" w:rsidRDefault="008742D2">
      <w:bookmarkStart w:id="435" w:name="_Hlk108526334"/>
      <w:bookmarkEnd w:id="434"/>
      <w:r>
        <w:t xml:space="preserve">In our initial analyses, we saw some limited evidence of initial pre-degree assessments predicting whether students were either selected for, or </w:t>
      </w:r>
      <w:proofErr w:type="gramStart"/>
      <w:r>
        <w:t>continued on</w:t>
      </w:r>
      <w:proofErr w:type="gramEnd"/>
      <w:r>
        <w:t xml:space="preserve"> with, their SLI degree program. For the selection analysis, the best predictors were initial self-rated BSL proficiency and the 2D-MR task.</w:t>
      </w:r>
      <w:ins w:id="436" w:author="Freya Watkins" w:date="2022-06-28T11:11:00Z">
        <w:r>
          <w:t xml:space="preserve"> It is fairly unsurprising that those students with some initial </w:t>
        </w:r>
        <w:proofErr w:type="gramStart"/>
        <w:r>
          <w:t>proficiency</w:t>
        </w:r>
        <w:proofErr w:type="gramEnd"/>
        <w:r>
          <w:t xml:space="preserve"> were more likely to be selected ahead of those with no knowledge of BSL and deaf culture.</w:t>
        </w:r>
      </w:ins>
      <w:r>
        <w:t xml:space="preserve"> </w:t>
      </w:r>
      <w:ins w:id="437" w:author="Freya Watkins (PhD Psychology Lab PT)" w:date="2022-07-11T11:33:00Z">
        <w:r w:rsidR="00384BA5">
          <w:t>However,</w:t>
        </w:r>
      </w:ins>
      <w:ins w:id="438" w:author="Freya Watkins (PhD Psychology Lab PT)" w:date="2022-07-11T11:34:00Z">
        <w:r w:rsidR="00384BA5">
          <w:t xml:space="preserve"> this could also be an indicator of confidence, and there may be an uncon</w:t>
        </w:r>
      </w:ins>
      <w:ins w:id="439" w:author="Freya Watkins (PhD Psychology Lab PT)" w:date="2022-07-11T11:35:00Z">
        <w:r w:rsidR="00384BA5">
          <w:t xml:space="preserve">scious </w:t>
        </w:r>
      </w:ins>
      <w:ins w:id="440" w:author="Freya Watkins (PhD Psychology Lab PT)" w:date="2022-07-11T11:34:00Z">
        <w:r w:rsidR="00384BA5">
          <w:t xml:space="preserve">selection bias for students who appear more confident. </w:t>
        </w:r>
      </w:ins>
      <w:r>
        <w:t>This</w:t>
      </w:r>
      <w:ins w:id="441" w:author="Freya Watkins" w:date="2022-06-28T11:21:00Z">
        <w:r>
          <w:t xml:space="preserve"> result</w:t>
        </w:r>
      </w:ins>
      <w:r>
        <w:t xml:space="preserve"> also highlights that it is difficult to </w:t>
      </w:r>
      <w:del w:id="442" w:author="Freya Watkins" w:date="2022-06-28T11:21:00Z">
        <w:r>
          <w:delText xml:space="preserve">truly </w:delText>
        </w:r>
      </w:del>
      <w:r>
        <w:t xml:space="preserve">test SLI </w:t>
      </w:r>
      <w:ins w:id="443" w:author="Freya Watkins" w:date="2022-06-28T11:11:00Z">
        <w:r>
          <w:t xml:space="preserve">aptitude in university </w:t>
        </w:r>
      </w:ins>
      <w:del w:id="444" w:author="Freya Watkins" w:date="2022-06-28T11:11:00Z">
        <w:r>
          <w:delText xml:space="preserve">interpreting </w:delText>
        </w:r>
      </w:del>
      <w:r>
        <w:t xml:space="preserve">students from a </w:t>
      </w:r>
      <w:ins w:id="445" w:author="Freya Watkins" w:date="2022-06-28T11:21:00Z">
        <w:r>
          <w:t xml:space="preserve">complete </w:t>
        </w:r>
      </w:ins>
      <w:r>
        <w:t>baseline of no BSL exposure</w:t>
      </w:r>
      <w:ins w:id="446" w:author="Freya Watkins" w:date="2022-06-28T11:12:00Z">
        <w:r>
          <w:t xml:space="preserve"> at all, since many are unlikely to commit to a degree without some prior signing experience</w:t>
        </w:r>
      </w:ins>
      <w:r>
        <w:t>.</w:t>
      </w:r>
      <w:ins w:id="447" w:author="Freya Watkins (PhD Psychology Lab PT)" w:date="2022-07-11T11:30:00Z">
        <w:r w:rsidR="007718F6">
          <w:t xml:space="preserve"> </w:t>
        </w:r>
      </w:ins>
      <w:ins w:id="448" w:author="Freya Watkins (PhD Psychology Lab PT)" w:date="2022-07-11T11:31:00Z">
        <w:r w:rsidR="007718F6">
          <w:t xml:space="preserve">In recent years there have been greater </w:t>
        </w:r>
      </w:ins>
      <w:ins w:id="449" w:author="Freya Watkins (PhD Psychology Lab PT)" w:date="2022-07-11T11:30:00Z">
        <w:r w:rsidR="007718F6">
          <w:t>opportunities to start learning BSL in secondary schools than has historically been the case.</w:t>
        </w:r>
      </w:ins>
      <w:r>
        <w:t xml:space="preserve"> Although timing and funding constraints meant we were not able to code enough of the copy-sign data to include it as a predictor in the selection model, the data we do have suggests that scores on the task correlated significantly with applicants’ BSL proficiency self-ratings. While our copy-sign task featured real BSL signs, many of our participants would not yet have been familiar with all the signs used. In this sense, it is </w:t>
      </w:r>
      <w:proofErr w:type="gramStart"/>
      <w:r>
        <w:t>similar to</w:t>
      </w:r>
      <w:proofErr w:type="gramEnd"/>
      <w:r>
        <w:t xml:space="preserve"> the nonsense sign repetition tasks used by </w:t>
      </w:r>
      <w:r>
        <w:rPr>
          <w:highlight w:val="white"/>
        </w:rPr>
        <w:t>López Gómez</w:t>
      </w:r>
      <w:r>
        <w:t xml:space="preserve"> et al. (2007) and Stone (2017), which also involved phonological encoding and </w:t>
      </w:r>
      <w:proofErr w:type="spellStart"/>
      <w:r>
        <w:t>perceptuo</w:t>
      </w:r>
      <w:proofErr w:type="spellEnd"/>
      <w:r>
        <w:t xml:space="preserve">-motor skills and were found to be good predictors of later success in their cohorts. The 2D-MR task was also a good predictor of </w:t>
      </w:r>
      <w:r w:rsidR="007B3538">
        <w:t>selection,</w:t>
      </w:r>
      <w:r>
        <w:t xml:space="preserve"> and this is an interesting result given other </w:t>
      </w:r>
      <w:ins w:id="450" w:author="Freya Watkins" w:date="2022-06-28T11:22:00Z">
        <w:r>
          <w:t xml:space="preserve">strong </w:t>
        </w:r>
      </w:ins>
      <w:r>
        <w:t>correlations between initial 3D-MR performance and later outcome measures. However, our selection analysis was conducted on just two cohorts (HW0 and HW1) and on only five assessments, mostly due to time constraints at the interview stage (latter cohorts were tested during the first week of term</w:t>
      </w:r>
      <w:ins w:id="451" w:author="Freya Watkins" w:date="2022-06-28T11:23:00Z">
        <w:r>
          <w:t>, which meant we could test more assessments in a less stressful environment for participants</w:t>
        </w:r>
      </w:ins>
      <w:r>
        <w:t xml:space="preserve">). Future studies could aim to measure other </w:t>
      </w:r>
      <w:ins w:id="452" w:author="Freya Watkins" w:date="2022-06-28T11:25:00Z">
        <w:r>
          <w:t xml:space="preserve">skills </w:t>
        </w:r>
      </w:ins>
      <w:del w:id="453" w:author="Freya Watkins" w:date="2022-06-28T11:25:00Z">
        <w:r>
          <w:delText xml:space="preserve">assessments </w:delText>
        </w:r>
      </w:del>
      <w:r>
        <w:t>at the initial interview</w:t>
      </w:r>
      <w:ins w:id="454" w:author="Freya Watkins" w:date="2022-06-28T11:25:00Z">
        <w:r>
          <w:t xml:space="preserve"> </w:t>
        </w:r>
      </w:ins>
      <w:del w:id="455" w:author="Freya Watkins" w:date="2022-06-28T11:25:00Z">
        <w:r>
          <w:delText>-</w:delText>
        </w:r>
      </w:del>
      <w:r>
        <w:t xml:space="preserve">stage which could not be included here due to practical constraints. </w:t>
      </w:r>
      <w:proofErr w:type="gramStart"/>
      <w:r>
        <w:t>In particular, 3D-MR</w:t>
      </w:r>
      <w:proofErr w:type="gramEnd"/>
      <w:r>
        <w:t xml:space="preserve"> and auditory WM would be good candidates</w:t>
      </w:r>
      <w:del w:id="456" w:author="Freya Watkins" w:date="2022-06-28T11:26:00Z">
        <w:r>
          <w:delText xml:space="preserve"> for further skills to examine</w:delText>
        </w:r>
      </w:del>
      <w:r>
        <w:t xml:space="preserve">, since we found evidence that pre-degree performance in both of these domains in our other cohorts </w:t>
      </w:r>
      <w:ins w:id="457" w:author="Freya Watkins" w:date="2022-06-28T11:26:00Z">
        <w:r>
          <w:t>was strongly correlated</w:t>
        </w:r>
      </w:ins>
      <w:del w:id="458" w:author="Freya Watkins" w:date="2022-06-28T11:26:00Z">
        <w:r>
          <w:delText>was positively associated</w:delText>
        </w:r>
      </w:del>
      <w:r>
        <w:t xml:space="preserve"> with third-year SLI performance and SLI grades respectively.</w:t>
      </w:r>
      <w:ins w:id="459" w:author="Freya Watkins (PhD Psychology Lab PT)" w:date="2022-07-11T11:28:00Z">
        <w:r w:rsidR="0036017E" w:rsidRPr="0036017E">
          <w:t xml:space="preserve"> This also suggests that an intervention study that targets improving these general cognitive skills prior to SLI </w:t>
        </w:r>
      </w:ins>
      <w:ins w:id="460" w:author="Freya Watkins (PhD Psychology Lab PT)" w:date="2022-07-11T11:29:00Z">
        <w:r w:rsidR="007718F6" w:rsidRPr="0036017E">
          <w:t>specialization</w:t>
        </w:r>
      </w:ins>
      <w:ins w:id="461" w:author="Freya Watkins (PhD Psychology Lab PT)" w:date="2022-07-11T11:28:00Z">
        <w:r w:rsidR="0036017E" w:rsidRPr="0036017E">
          <w:t xml:space="preserve"> might </w:t>
        </w:r>
      </w:ins>
      <w:ins w:id="462" w:author="Freya Watkins (PhD Psychology Lab PT)" w:date="2022-07-11T11:29:00Z">
        <w:r w:rsidR="007718F6">
          <w:t xml:space="preserve">be instructive. </w:t>
        </w:r>
      </w:ins>
      <w:del w:id="463" w:author="Freya Watkins (PhD Psychology Lab PT)" w:date="2022-07-11T11:29:00Z">
        <w:r w:rsidDel="007718F6">
          <w:delText xml:space="preserve"> </w:delText>
        </w:r>
      </w:del>
      <w:ins w:id="464" w:author="Freya Watkins" w:date="2022-06-28T11:27:00Z">
        <w:r>
          <w:t>Lastly, i</w:t>
        </w:r>
      </w:ins>
      <w:del w:id="465" w:author="Freya Watkins" w:date="2022-06-28T11:27:00Z">
        <w:r>
          <w:delText>I</w:delText>
        </w:r>
      </w:del>
      <w:r>
        <w:t xml:space="preserve">t should be </w:t>
      </w:r>
      <w:ins w:id="466" w:author="Freya Watkins" w:date="2022-06-28T11:27:00Z">
        <w:r>
          <w:t xml:space="preserve">reiterated </w:t>
        </w:r>
      </w:ins>
      <w:del w:id="467" w:author="Freya Watkins" w:date="2022-06-28T11:27:00Z">
        <w:r>
          <w:delText xml:space="preserve">noted </w:delText>
        </w:r>
      </w:del>
      <w:r>
        <w:t xml:space="preserve">that SLI program instructors did not have access to data from the initial assessment session when deciding whether to accept </w:t>
      </w:r>
      <w:ins w:id="468" w:author="Freya Watkins" w:date="2022-06-28T11:27:00Z">
        <w:r>
          <w:t>applicants to their degree programs</w:t>
        </w:r>
      </w:ins>
      <w:del w:id="469" w:author="Freya Watkins" w:date="2022-06-28T11:27:00Z">
        <w:r>
          <w:delText>students</w:delText>
        </w:r>
      </w:del>
      <w:r>
        <w:t>.</w:t>
      </w:r>
    </w:p>
    <w:p w14:paraId="019F2D29" w14:textId="346923A3" w:rsidR="00016AD3" w:rsidRDefault="008742D2">
      <w:r>
        <w:t>In the continuation analysis, there was a</w:t>
      </w:r>
      <w:ins w:id="470" w:author="Freya Watkins" w:date="2022-06-28T11:27:00Z">
        <w:r>
          <w:t xml:space="preserve"> significant relationship </w:t>
        </w:r>
      </w:ins>
      <w:del w:id="471" w:author="Freya Watkins" w:date="2022-06-28T11:27:00Z">
        <w:r>
          <w:delText xml:space="preserve">n association </w:delText>
        </w:r>
      </w:del>
      <w:r>
        <w:t xml:space="preserve">between </w:t>
      </w:r>
      <w:ins w:id="472" w:author="Freya Watkins" w:date="2022-06-28T11:28:00Z">
        <w:r>
          <w:t xml:space="preserve">pre-degree </w:t>
        </w:r>
      </w:ins>
      <w:del w:id="473" w:author="Freya Watkins" w:date="2022-06-28T11:28:00Z">
        <w:r>
          <w:delText xml:space="preserve">the </w:delText>
        </w:r>
      </w:del>
      <w:r>
        <w:t xml:space="preserve">visuospatial WM and remaining on the SLI degree, whereby higher visuospatial WM scores were associated with continuation. </w:t>
      </w:r>
      <w:ins w:id="474" w:author="Freya Watkins" w:date="2022-06-28T11:38:00Z">
        <w:r>
          <w:t xml:space="preserve">One interpretation of this result is </w:t>
        </w:r>
        <w:del w:id="475" w:author="Freya Watkins" w:date="2022-06-28T11:38:00Z">
          <w:r>
            <w:delText>that</w:delText>
          </w:r>
        </w:del>
      </w:ins>
      <w:del w:id="476" w:author="Freya Watkins" w:date="2022-06-28T11:38:00Z">
        <w:r>
          <w:delText xml:space="preserve">While this is not a very strong </w:delText>
        </w:r>
        <w:r>
          <w:lastRenderedPageBreak/>
          <w:delText xml:space="preserve">effect, it could be </w:delText>
        </w:r>
      </w:del>
      <w:r>
        <w:t>that the cognitive demands of signing and interpreting in the new visuospatial modality are</w:t>
      </w:r>
      <w:ins w:id="477" w:author="Freya Watkins" w:date="2022-06-28T11:39:00Z">
        <w:r>
          <w:t xml:space="preserve"> possibly</w:t>
        </w:r>
      </w:ins>
      <w:r>
        <w:t xml:space="preserve"> a factor that (consciously or unconsciously) makes students more likely to withdraw from the program (see e.g. </w:t>
      </w:r>
      <w:proofErr w:type="spellStart"/>
      <w:r>
        <w:t>Grbić</w:t>
      </w:r>
      <w:proofErr w:type="spellEnd"/>
      <w:r>
        <w:t xml:space="preserve">, 2009). Due to the high withdrawal rate in one specific cohort, it was not possible to include a mental rotation task in </w:t>
      </w:r>
      <w:ins w:id="478" w:author="Freya Watkins" w:date="2022-06-28T11:39:00Z">
        <w:r>
          <w:t xml:space="preserve">the selection </w:t>
        </w:r>
      </w:ins>
      <w:del w:id="479" w:author="Freya Watkins" w:date="2022-06-28T11:39:00Z">
        <w:r>
          <w:delText xml:space="preserve">this </w:delText>
        </w:r>
      </w:del>
      <w:proofErr w:type="gramStart"/>
      <w:r>
        <w:t>model, since</w:t>
      </w:r>
      <w:proofErr w:type="gramEnd"/>
      <w:r>
        <w:t xml:space="preserve"> different cohorts did a different</w:t>
      </w:r>
      <w:ins w:id="480" w:author="Freya Watkins" w:date="2022-06-28T11:39:00Z">
        <w:r>
          <w:t xml:space="preserve"> rotation</w:t>
        </w:r>
      </w:ins>
      <w:r>
        <w:t xml:space="preserve"> task at the first session. However, it would be interesting to see whether other cognitive tasks involving visuospatial cognition are also associated with program drop-out</w:t>
      </w:r>
      <w:ins w:id="481" w:author="Freya Watkins" w:date="2022-06-28T11:40:00Z">
        <w:r>
          <w:t>, such as the copy-sign task</w:t>
        </w:r>
      </w:ins>
      <w:r>
        <w:t xml:space="preserve">. In terms of impulsivity, we did not replicate the result seen by Stone (2017) </w:t>
      </w:r>
      <w:ins w:id="482" w:author="Freya Watkins" w:date="2022-06-28T11:45:00Z">
        <w:r>
          <w:t xml:space="preserve">whereby </w:t>
        </w:r>
      </w:ins>
      <w:del w:id="483" w:author="Freya Watkins" w:date="2022-06-28T11:45:00Z">
        <w:r>
          <w:delText xml:space="preserve">of </w:delText>
        </w:r>
      </w:del>
      <w:r>
        <w:t>the BIS predict</w:t>
      </w:r>
      <w:ins w:id="484" w:author="Freya Watkins" w:date="2022-06-28T11:45:00Z">
        <w:r>
          <w:t>ed</w:t>
        </w:r>
      </w:ins>
      <w:del w:id="485" w:author="Freya Watkins" w:date="2022-06-28T11:45:00Z">
        <w:r>
          <w:delText>ing</w:delText>
        </w:r>
      </w:del>
      <w:r>
        <w:t xml:space="preserve"> continuation on the </w:t>
      </w:r>
      <w:ins w:id="486" w:author="Freya Watkins" w:date="2022-06-28T11:46:00Z">
        <w:r>
          <w:t xml:space="preserve">SLI </w:t>
        </w:r>
      </w:ins>
      <w:r>
        <w:t>degree</w:t>
      </w:r>
      <w:ins w:id="487" w:author="Freya Watkins" w:date="2022-06-28T11:46:00Z">
        <w:r>
          <w:t xml:space="preserve"> vs. switching to a Deaf Studies course</w:t>
        </w:r>
      </w:ins>
      <w:r>
        <w:t xml:space="preserve">. </w:t>
      </w:r>
      <w:ins w:id="488" w:author="Freya Watkins" w:date="2022-06-08T09:46:00Z">
        <w:r>
          <w:t>Due to testing session time constraints, w</w:t>
        </w:r>
      </w:ins>
      <w:del w:id="489" w:author="Freya Watkins" w:date="2022-06-08T09:46:00Z">
        <w:r>
          <w:delText>W</w:delText>
        </w:r>
      </w:del>
      <w:r>
        <w:t>e only introduced the BIS from session 3 onwards, where all testing was already online due to the pandemic</w:t>
      </w:r>
      <w:ins w:id="490" w:author="Freya Watkins" w:date="2022-06-08T09:49:00Z">
        <w:r>
          <w:t>, but ideally we would have also taken a baseline measure of risk-taking</w:t>
        </w:r>
      </w:ins>
      <w:r>
        <w:t>. It is quite likely that our participants’ usual risk aversion strategies and levels of impulsiveness were inhibited or changed by the ongoing pandemic. The potential for impulsiveness to impact on learning behaviors (e.g. having the confidence to attend deaf social events to practice BSL, etc.) was greatly restricted due to pandemic-related safety measures. In future larger studies that follow students all the way through to graduation</w:t>
      </w:r>
      <w:ins w:id="491" w:author="Freya Watkins" w:date="2022-06-28T11:44:00Z">
        <w:r>
          <w:t xml:space="preserve"> and beyond</w:t>
        </w:r>
      </w:ins>
      <w:r>
        <w:t xml:space="preserve">, it would be interesting to see whether specific cognitive and linguistic skills are associated with continuation or drop-out at </w:t>
      </w:r>
      <w:proofErr w:type="gramStart"/>
      <w:r>
        <w:t>particular points</w:t>
      </w:r>
      <w:proofErr w:type="gramEnd"/>
      <w:r>
        <w:t xml:space="preserve"> in time, for example, during placements</w:t>
      </w:r>
      <w:ins w:id="492" w:author="Freya Watkins" w:date="2022-06-28T11:42:00Z">
        <w:r>
          <w:t>,</w:t>
        </w:r>
      </w:ins>
      <w:r>
        <w:t xml:space="preserve"> or once students start interpreting modules.</w:t>
      </w:r>
    </w:p>
    <w:p w14:paraId="529423A8" w14:textId="4A554CA5" w:rsidR="00016AD3" w:rsidRDefault="008742D2">
      <w:pPr>
        <w:pStyle w:val="Heading2"/>
      </w:pPr>
      <w:bookmarkStart w:id="493" w:name="_heading=h.3yejjzlrewkj" w:colFirst="0" w:colLast="0"/>
      <w:bookmarkStart w:id="494" w:name="_Hlk108526210"/>
      <w:bookmarkEnd w:id="435"/>
      <w:bookmarkEnd w:id="493"/>
      <w:r>
        <w:t>Change</w:t>
      </w:r>
      <w:ins w:id="495" w:author="Freya Watkins" w:date="2022-06-28T11:45:00Z">
        <w:r>
          <w:t>s</w:t>
        </w:r>
      </w:ins>
      <w:r>
        <w:t xml:space="preserve"> in cognitive and linguistic skills during SLI program</w:t>
      </w:r>
    </w:p>
    <w:p w14:paraId="1828D2DB" w14:textId="586EEAEC" w:rsidR="00016AD3" w:rsidRDefault="008742D2">
      <w:bookmarkStart w:id="496" w:name="_Hlk108526222"/>
      <w:bookmarkEnd w:id="494"/>
      <w:r>
        <w:t xml:space="preserve">In terms of changes in </w:t>
      </w:r>
      <w:del w:id="497" w:author="Freya Watkins" w:date="2022-06-28T13:10:00Z">
        <w:r>
          <w:delText xml:space="preserve">the </w:delText>
        </w:r>
      </w:del>
      <w:r>
        <w:t xml:space="preserve">cognitive and linguistic skills over the course of the degree, there was evidence of improvement in several domains. All three WM tasks (multimodal, </w:t>
      </w:r>
      <w:proofErr w:type="gramStart"/>
      <w:r>
        <w:t>visuospatial</w:t>
      </w:r>
      <w:proofErr w:type="gramEnd"/>
      <w:r>
        <w:t xml:space="preserve"> and auditory) showed some </w:t>
      </w:r>
      <w:del w:id="498" w:author="Freya Watkins" w:date="2022-06-28T13:11:00Z">
        <w:r>
          <w:delText xml:space="preserve">limited </w:delText>
        </w:r>
      </w:del>
      <w:r>
        <w:t xml:space="preserve">signs of improvement across testing sessions, although performance did not </w:t>
      </w:r>
      <w:del w:id="499" w:author="Freya Watkins" w:date="2022-06-28T13:11:00Z">
        <w:r>
          <w:delText xml:space="preserve">always </w:delText>
        </w:r>
      </w:del>
      <w:r>
        <w:t>remain at th</w:t>
      </w:r>
      <w:ins w:id="500" w:author="Freya Watkins" w:date="2022-06-28T13:11:00Z">
        <w:r>
          <w:t>is</w:t>
        </w:r>
      </w:ins>
      <w:del w:id="501" w:author="Freya Watkins" w:date="2022-06-28T13:11:00Z">
        <w:r>
          <w:delText>e</w:delText>
        </w:r>
      </w:del>
      <w:r>
        <w:t xml:space="preserve"> higher level</w:t>
      </w:r>
      <w:ins w:id="502" w:author="Freya Watkins" w:date="2022-06-28T13:11:00Z">
        <w:r>
          <w:t>. Visuospatial WM (</w:t>
        </w:r>
        <w:proofErr w:type="spellStart"/>
        <w:r>
          <w:t>Corsi</w:t>
        </w:r>
        <w:proofErr w:type="spellEnd"/>
        <w:r>
          <w:t xml:space="preserve"> Blocks) and multimodal WM (Dual N-Back) were improved by timepoints two and three respectively, but these changes did not hold to the final session, nor was there further improvement. These results are harder to interpret, but it could be that these regressions are related to reduced opportunities to practice BSL and SLI skills at certain points in the degree program. This is likely to have been the case at later sessions due to the effects of the COVID-19 pandemic.</w:t>
        </w:r>
        <w:del w:id="503" w:author="Freya Watkins" w:date="2022-06-28T13:11:00Z">
          <w:r>
            <w:delText xml:space="preserve"> for multimodal and visuospatial WM</w:delText>
          </w:r>
        </w:del>
      </w:ins>
      <w:del w:id="504" w:author="Freya Watkins" w:date="2022-06-28T13:11:00Z">
        <w:r>
          <w:delText>s</w:delText>
        </w:r>
      </w:del>
      <w:ins w:id="505" w:author="Freya Watkins" w:date="2022-06-28T13:11:00Z">
        <w:del w:id="506" w:author="Freya Watkins" w:date="2022-06-28T13:11:00Z">
          <w:r>
            <w:delText xml:space="preserve"> at the final testing session</w:delText>
          </w:r>
        </w:del>
      </w:ins>
      <w:del w:id="507" w:author="Freya Watkins" w:date="2022-06-28T13:11:00Z">
        <w:r>
          <w:delText xml:space="preserve"> attained compared to the initial testing session.</w:delText>
        </w:r>
      </w:del>
      <w:r>
        <w:t xml:space="preserve"> </w:t>
      </w:r>
      <w:ins w:id="508" w:author="Freya Watkins" w:date="2022-06-28T13:15:00Z">
        <w:r>
          <w:t>Alternatively, t</w:t>
        </w:r>
      </w:ins>
      <w:del w:id="509" w:author="Freya Watkins" w:date="2022-06-28T13:15:00Z">
        <w:r>
          <w:delText>T</w:delText>
        </w:r>
      </w:del>
      <w:r>
        <w:t>h</w:t>
      </w:r>
      <w:ins w:id="510" w:author="Freya Watkins" w:date="2022-06-28T13:12:00Z">
        <w:r>
          <w:t xml:space="preserve">ese regressions </w:t>
        </w:r>
      </w:ins>
      <w:del w:id="511" w:author="Freya Watkins" w:date="2022-06-28T13:12:00Z">
        <w:r>
          <w:delText xml:space="preserve">is </w:delText>
        </w:r>
      </w:del>
      <w:r>
        <w:t xml:space="preserve">may be </w:t>
      </w:r>
      <w:ins w:id="512" w:author="Freya Watkins" w:date="2022-06-28T13:12:00Z">
        <w:r>
          <w:t xml:space="preserve">explained by </w:t>
        </w:r>
      </w:ins>
      <w:del w:id="513" w:author="Freya Watkins" w:date="2022-06-28T13:12:00Z">
        <w:r>
          <w:delText xml:space="preserve">due to </w:delText>
        </w:r>
      </w:del>
      <w:r>
        <w:t>the varying demands of the SLI degree program tapping into different aspects of WM more frequently at different time</w:t>
      </w:r>
      <w:del w:id="514" w:author="Freya Watkins" w:date="2022-06-28T13:12:00Z">
        <w:r>
          <w:delText xml:space="preserve"> </w:delText>
        </w:r>
      </w:del>
      <w:r>
        <w:t>points</w:t>
      </w:r>
      <w:ins w:id="515" w:author="Freya Watkins" w:date="2022-06-28T13:12:00Z">
        <w:r>
          <w:t xml:space="preserve"> during the course</w:t>
        </w:r>
      </w:ins>
      <w:r>
        <w:t xml:space="preserve">. Auditory </w:t>
      </w:r>
      <w:ins w:id="516" w:author="Freya Watkins" w:date="2022-06-28T11:46:00Z">
        <w:r>
          <w:t xml:space="preserve">WM </w:t>
        </w:r>
      </w:ins>
      <w:del w:id="517" w:author="Freya Watkins" w:date="2022-06-28T11:46:00Z">
        <w:r>
          <w:delText xml:space="preserve">attention </w:delText>
        </w:r>
      </w:del>
      <w:r>
        <w:t>(Digit Span) was only at a higher level at the final testing session, midway through the placement year, suggesting there may be potential for further improvement beyond our study</w:t>
      </w:r>
      <w:ins w:id="518" w:author="Freya Watkins" w:date="2022-06-28T13:12:00Z">
        <w:r>
          <w:t>,</w:t>
        </w:r>
      </w:ins>
      <w:r>
        <w:t xml:space="preserve"> yet within the SLI degree. Further testing through to degree completion could be instructive here, as most of our predictions regarding WM </w:t>
      </w:r>
      <w:ins w:id="519" w:author="Freya Watkins" w:date="2022-06-28T13:13:00Z">
        <w:r>
          <w:t>we</w:t>
        </w:r>
      </w:ins>
      <w:del w:id="520" w:author="Freya Watkins" w:date="2022-06-28T13:13:00Z">
        <w:r>
          <w:delText>a</w:delText>
        </w:r>
      </w:del>
      <w:r>
        <w:t>re related to SLI</w:t>
      </w:r>
      <w:ins w:id="521" w:author="Freya Watkins" w:date="2022-06-28T13:13:00Z">
        <w:r>
          <w:t>,</w:t>
        </w:r>
      </w:ins>
      <w:r>
        <w:t xml:space="preserve"> and not BSL learning. </w:t>
      </w:r>
      <w:bookmarkStart w:id="522" w:name="_Hlk108526276"/>
      <w:r>
        <w:t>In the first two years of the SLI program, the focus is mostly on acquiring BSL</w:t>
      </w:r>
      <w:ins w:id="523" w:author="Freya Watkins (PhD Psychology Lab PT)" w:date="2022-07-11T11:27:00Z">
        <w:r w:rsidR="0036017E">
          <w:t>, where there is a greater emphasis on visuospatial skills,</w:t>
        </w:r>
      </w:ins>
      <w:r>
        <w:t xml:space="preserve"> </w:t>
      </w:r>
      <w:bookmarkEnd w:id="522"/>
      <w:r>
        <w:t xml:space="preserve">before beginning to interpret. Since the students do much more SLI in their placement year and in final year, we would expect greater potential for this to feed back into WM skills only </w:t>
      </w:r>
      <w:ins w:id="524" w:author="Freya Watkins" w:date="2022-06-28T13:16:00Z">
        <w:r>
          <w:t>towards the end of the degree,</w:t>
        </w:r>
      </w:ins>
      <w:del w:id="525" w:author="Freya Watkins" w:date="2022-06-28T13:16:00Z">
        <w:r>
          <w:delText>at later time points</w:delText>
        </w:r>
      </w:del>
      <w:r>
        <w:t xml:space="preserve"> and beyond</w:t>
      </w:r>
      <w:ins w:id="526" w:author="Freya Watkins" w:date="2022-06-28T13:15:00Z">
        <w:r>
          <w:t xml:space="preserve"> during professional practice</w:t>
        </w:r>
      </w:ins>
      <w:r>
        <w:t xml:space="preserve">. </w:t>
      </w:r>
      <w:del w:id="527" w:author="Freya Watkins" w:date="2022-06-28T13:14:00Z">
        <w:r>
          <w:delText xml:space="preserve">Visuospatial WM (Corsi Blocks) and multimodal WM (Dual N-Back) were improved by timepoints two and three respectively, but these changes did not hold to the final session, nor was there further improvement. These results are harder to interpret, but it could be that these regressions are related to reduced opportunities to practice BSL and SLI skills at certain points in the degree program. This is likely to have been the case at later sessions due to the effects of the COVID-19 pandemic. </w:delText>
        </w:r>
      </w:del>
    </w:p>
    <w:p w14:paraId="712DCCEF" w14:textId="54B417D0" w:rsidR="00016AD3" w:rsidRDefault="008742D2">
      <w:bookmarkStart w:id="528" w:name="_Hlk108526248"/>
      <w:bookmarkEnd w:id="496"/>
      <w:r>
        <w:t>As hypothesized, MR ability in SLI students improved over time, which fits with a wide body of literature of improved visuospatial cognition through sign language use (</w:t>
      </w:r>
      <w:ins w:id="529" w:author="Freya Watkins" w:date="2022-06-10T08:28:00Z">
        <w:r>
          <w:t xml:space="preserve">e.g. McKee, 1987; Talbot </w:t>
        </w:r>
        <w:r>
          <w:lastRenderedPageBreak/>
          <w:t xml:space="preserve">and </w:t>
        </w:r>
        <w:proofErr w:type="spellStart"/>
        <w:r>
          <w:t>Haude</w:t>
        </w:r>
        <w:proofErr w:type="spellEnd"/>
        <w:r>
          <w:t xml:space="preserve">, 1993; </w:t>
        </w:r>
        <w:proofErr w:type="spellStart"/>
        <w:r>
          <w:t>Emmorey</w:t>
        </w:r>
        <w:proofErr w:type="spellEnd"/>
        <w:r>
          <w:t xml:space="preserve">, 1998; </w:t>
        </w:r>
        <w:proofErr w:type="spellStart"/>
        <w:r>
          <w:t>Emmorey</w:t>
        </w:r>
        <w:proofErr w:type="spellEnd"/>
        <w:r>
          <w:t xml:space="preserve"> et al. 1998; </w:t>
        </w:r>
        <w:proofErr w:type="spellStart"/>
        <w:r>
          <w:t>Keehner</w:t>
        </w:r>
        <w:proofErr w:type="spellEnd"/>
        <w:r>
          <w:t xml:space="preserve"> and Gathercole, 2007; </w:t>
        </w:r>
        <w:proofErr w:type="spellStart"/>
        <w:r>
          <w:t>Kubicek</w:t>
        </w:r>
        <w:proofErr w:type="spellEnd"/>
        <w:r>
          <w:t xml:space="preserve"> and </w:t>
        </w:r>
        <w:proofErr w:type="spellStart"/>
        <w:r>
          <w:t>Quandt</w:t>
        </w:r>
        <w:proofErr w:type="spellEnd"/>
        <w:r>
          <w:t>, 2021</w:t>
        </w:r>
      </w:ins>
      <w:del w:id="530" w:author="Freya Watkins" w:date="2022-06-10T08:28:00Z">
        <w:r>
          <w:delText>REFs</w:delText>
        </w:r>
      </w:del>
      <w:r>
        <w:t xml:space="preserve">). In particular, the improvements on the 3D-MR task between pre-degree and </w:t>
      </w:r>
      <w:ins w:id="531" w:author="Freya Watkins" w:date="2022-06-28T13:28:00Z">
        <w:r>
          <w:t xml:space="preserve">the final </w:t>
        </w:r>
      </w:ins>
      <w:r>
        <w:t>session</w:t>
      </w:r>
      <w:del w:id="532" w:author="Freya Watkins" w:date="2022-06-28T13:28:00Z">
        <w:r>
          <w:delText>s three and four</w:delText>
        </w:r>
      </w:del>
      <w:r>
        <w:t xml:space="preserve"> </w:t>
      </w:r>
      <w:ins w:id="533" w:author="Freya Watkins" w:date="2022-06-28T13:28:00Z">
        <w:r>
          <w:t>had</w:t>
        </w:r>
      </w:ins>
      <w:del w:id="534" w:author="Freya Watkins" w:date="2022-06-28T13:28:00Z">
        <w:r>
          <w:delText>were</w:delText>
        </w:r>
      </w:del>
      <w:r>
        <w:t xml:space="preserve"> the strongest </w:t>
      </w:r>
      <w:del w:id="535" w:author="Freya Watkins" w:date="2022-06-28T13:27:00Z">
        <w:r>
          <w:delText xml:space="preserve">two </w:delText>
        </w:r>
      </w:del>
      <w:r>
        <w:t>effect</w:t>
      </w:r>
      <w:ins w:id="536" w:author="Freya Watkins" w:date="2022-06-28T13:27:00Z">
        <w:r>
          <w:t xml:space="preserve"> </w:t>
        </w:r>
      </w:ins>
      <w:r>
        <w:t>s</w:t>
      </w:r>
      <w:ins w:id="537" w:author="Freya Watkins" w:date="2022-06-28T13:27:00Z">
        <w:r>
          <w:t>ize</w:t>
        </w:r>
      </w:ins>
      <w:r>
        <w:t xml:space="preserve"> across the entire longitudinal study. Results in the 2D-MR task were less clear-cut, with improved performance by the second session followed by a regression at later sessions in terms of speed-accuracy trade-off alone, but faster reaction times by both the second-year and third-year session compared to the initial testing session. However, as suggested by Watkins, </w:t>
      </w:r>
      <w:proofErr w:type="spellStart"/>
      <w:r>
        <w:t>Abdlkarim</w:t>
      </w:r>
      <w:proofErr w:type="spellEnd"/>
      <w:r>
        <w:t xml:space="preserve"> and Thompson (2018), it is rotation around the vertical axis, as assessed by the 3D block rotation task, which should most closely resemble the plane in which sign language input must be rotated during language processing. The 2D-MR task used here involved simple circular rotation which does not map as clearly onto any visuospatial transformations during BSL use. In this sense, it is unsurprising that greater improvements over time were seen in the 3D-MR task and not the 2D-MR task, in tandem with L2 BSL learning during the degree program. The stronger improvement in the 3D-MR task involving rotation around the vertical axis, which is required during sign comprehension to understand someone signing from a different viewing angle, for example</w:t>
      </w:r>
      <w:ins w:id="538" w:author="Freya Watkins" w:date="2022-06-28T13:29:00Z">
        <w:r>
          <w:t>,</w:t>
        </w:r>
      </w:ins>
      <w:r>
        <w:t xml:space="preserve"> </w:t>
      </w:r>
      <w:del w:id="539" w:author="Freya Watkins" w:date="2022-06-28T13:29:00Z">
        <w:r>
          <w:delText xml:space="preserve">- </w:delText>
        </w:r>
      </w:del>
      <w:r>
        <w:t xml:space="preserve">provides some evidence that </w:t>
      </w:r>
      <w:ins w:id="540" w:author="Freya Watkins" w:date="2022-06-28T13:31:00Z">
        <w:r>
          <w:t xml:space="preserve">it is </w:t>
        </w:r>
      </w:ins>
      <w:r>
        <w:t xml:space="preserve">experience with rotation in this </w:t>
      </w:r>
      <w:ins w:id="541" w:author="Freya Watkins" w:date="2022-06-28T13:30:00Z">
        <w:r>
          <w:t>plane</w:t>
        </w:r>
      </w:ins>
      <w:del w:id="542" w:author="Freya Watkins" w:date="2022-06-28T13:30:00Z">
        <w:r>
          <w:delText>manner</w:delText>
        </w:r>
      </w:del>
      <w:r>
        <w:t xml:space="preserve"> through BSL </w:t>
      </w:r>
      <w:ins w:id="543" w:author="Freya Watkins" w:date="2022-06-28T13:31:00Z">
        <w:r>
          <w:t>practice</w:t>
        </w:r>
      </w:ins>
      <w:del w:id="544" w:author="Freya Watkins" w:date="2022-06-28T13:31:00Z">
        <w:r>
          <w:delText>experience</w:delText>
        </w:r>
      </w:del>
      <w:ins w:id="545" w:author="Freya Watkins" w:date="2022-06-28T13:31:00Z">
        <w:r>
          <w:t xml:space="preserve"> which</w:t>
        </w:r>
      </w:ins>
      <w:r>
        <w:t xml:space="preserve"> is driving the improvement</w:t>
      </w:r>
      <w:ins w:id="546" w:author="Freya Watkins" w:date="2022-06-28T13:31:00Z">
        <w:r>
          <w:t xml:space="preserve"> in 3D-MR</w:t>
        </w:r>
      </w:ins>
      <w:r>
        <w:t xml:space="preserve">, and </w:t>
      </w:r>
      <w:proofErr w:type="spellStart"/>
      <w:r>
        <w:t>not</w:t>
      </w:r>
      <w:proofErr w:type="spellEnd"/>
      <w:r>
        <w:t xml:space="preserve"> other types of rotation (e.g. signs that move from a palm-up to palm-down orientation). </w:t>
      </w:r>
      <w:ins w:id="547" w:author="Freya Watkins (PhD Psychology Lab PT)" w:date="2022-07-11T11:24:00Z">
        <w:r w:rsidR="0036017E">
          <w:t>T</w:t>
        </w:r>
        <w:r w:rsidR="0036017E" w:rsidRPr="0036017E">
          <w:rPr>
            <w:lang w:val="en-GB"/>
          </w:rPr>
          <w:t>his also suggests that explicit</w:t>
        </w:r>
        <w:r w:rsidR="0036017E">
          <w:rPr>
            <w:lang w:val="en-GB"/>
          </w:rPr>
          <w:t>ly</w:t>
        </w:r>
      </w:ins>
      <w:ins w:id="548" w:author="Freya Watkins (PhD Psychology Lab PT)" w:date="2022-07-11T11:25:00Z">
        <w:r w:rsidR="0036017E">
          <w:rPr>
            <w:lang w:val="en-GB"/>
          </w:rPr>
          <w:t xml:space="preserve"> targeting improvement in comprehending sign language input from various </w:t>
        </w:r>
      </w:ins>
      <w:ins w:id="549" w:author="Freya Watkins (PhD Psychology Lab PT)" w:date="2022-07-11T11:24:00Z">
        <w:r w:rsidR="0036017E" w:rsidRPr="0036017E">
          <w:rPr>
            <w:lang w:val="en-GB"/>
          </w:rPr>
          <w:t>angles would be beneficial.</w:t>
        </w:r>
      </w:ins>
    </w:p>
    <w:p w14:paraId="051BE191" w14:textId="6F170018" w:rsidR="00016AD3" w:rsidRDefault="008742D2">
      <w:r>
        <w:t xml:space="preserve">For English reading comprehension, we did not see the same improvement over time as in Stone (2017), where </w:t>
      </w:r>
      <w:proofErr w:type="spellStart"/>
      <w:r>
        <w:t>Kirklees</w:t>
      </w:r>
      <w:proofErr w:type="spellEnd"/>
      <w:r>
        <w:t xml:space="preserve"> scores were significantly better by the end of third year versus the start of first year. Due to time constraints during testing, we could not repeat this task at our final third-year testing session. We </w:t>
      </w:r>
      <w:ins w:id="550" w:author="Freya Watkins" w:date="2022-06-28T13:32:00Z">
        <w:r>
          <w:t xml:space="preserve">assessed </w:t>
        </w:r>
      </w:ins>
      <w:del w:id="551" w:author="Freya Watkins" w:date="2022-06-28T13:32:00Z">
        <w:r>
          <w:delText xml:space="preserve">included </w:delText>
        </w:r>
      </w:del>
      <w:r>
        <w:t xml:space="preserve">it for the final time at the end of second year, which may be why we could not replicate this result. However, the </w:t>
      </w:r>
      <w:proofErr w:type="spellStart"/>
      <w:r>
        <w:t>Kirklees</w:t>
      </w:r>
      <w:proofErr w:type="spellEnd"/>
      <w:r>
        <w:t xml:space="preserve"> scores of our SLI students at the end of second year were just below the level of Stone’s third-year students, who in turn scored significantly lower than the working BSL-English interpreters who were also tested. Given the lack of improvement in the present</w:t>
      </w:r>
      <w:ins w:id="552" w:author="Freya Watkins" w:date="2022-06-12T11:00:00Z">
        <w:r>
          <w:t xml:space="preserve"> preliminary</w:t>
        </w:r>
      </w:ins>
      <w:r>
        <w:t xml:space="preserve"> study and the conclusion of Stone (2017), it may be that experience working as an interpreter improves English skills (perhaps due to exposure to a wide range of vocabulary during interpreting) above and beyond any improvement seen during a university degree program. Age is generally a reliable predictor of vocabulary size (e.g. Ben-David et al., 2015), with better vocabulary scores as age increases. While it was not a significant covariate in the present study, our sample </w:t>
      </w:r>
      <w:ins w:id="553" w:author="Freya Watkins" w:date="2022-06-28T13:33:00Z">
        <w:r>
          <w:t xml:space="preserve">of university students unsurprisingly </w:t>
        </w:r>
      </w:ins>
      <w:r>
        <w:t xml:space="preserve">did not have an even spread of our ages (two-thirds of our participants were aged 23 or under at course begin). </w:t>
      </w:r>
    </w:p>
    <w:p w14:paraId="19A92B27" w14:textId="77777777" w:rsidR="00016AD3" w:rsidRDefault="008742D2">
      <w:pPr>
        <w:pStyle w:val="Heading2"/>
      </w:pPr>
      <w:bookmarkStart w:id="554" w:name="_heading=h.russk0zdvtx5" w:colFirst="0" w:colLast="0"/>
      <w:bookmarkStart w:id="555" w:name="_Hlk108526418"/>
      <w:bookmarkEnd w:id="528"/>
      <w:bookmarkEnd w:id="554"/>
      <w:r>
        <w:t>Predictors of BSL and SLI performance</w:t>
      </w:r>
    </w:p>
    <w:p w14:paraId="09E948D8" w14:textId="7DCDC788" w:rsidR="00016AD3" w:rsidRDefault="008742D2">
      <w:bookmarkStart w:id="556" w:name="_Hlk108526429"/>
      <w:bookmarkEnd w:id="555"/>
      <w:r>
        <w:t xml:space="preserve">There were several </w:t>
      </w:r>
      <w:ins w:id="557" w:author="Freya Watkins" w:date="2022-06-28T13:34:00Z">
        <w:r>
          <w:t>strong correlations</w:t>
        </w:r>
      </w:ins>
      <w:del w:id="558" w:author="Freya Watkins" w:date="2022-06-28T13:34:00Z">
        <w:r>
          <w:delText>positive associations</w:delText>
        </w:r>
      </w:del>
      <w:r>
        <w:t xml:space="preserve"> between the cognitive/linguistic skills assessed and measures of BSL and SLI performance, some of which were statistically significant. </w:t>
      </w:r>
      <w:r>
        <w:br/>
      </w:r>
      <w:r>
        <w:br/>
        <w:t>Starting with BSL outcomes, first-year BSL grades were significantly predicted by English reading comprehension, a correlation that was particularly strong for those with lower English and lower BSL scores (Fig</w:t>
      </w:r>
      <w:ins w:id="559" w:author="Freya Watkins" w:date="2022-06-28T13:45:00Z">
        <w:r>
          <w:t>.</w:t>
        </w:r>
      </w:ins>
      <w:r>
        <w:t xml:space="preserve"> 3a). This suggests that </w:t>
      </w:r>
      <w:r w:rsidR="007B3538">
        <w:t>weaker English</w:t>
      </w:r>
      <w:r>
        <w:t xml:space="preserve"> skills at the start of an SLI program may initially be a hindrance for language learning in another modality. However, SLI students who perform poorly in English initially seem to catch up by later testing sessions, by which point English comprehension was no longer predictive of BSL performance</w:t>
      </w:r>
      <w:ins w:id="560" w:author="Freya Watkins (PhD Psychology Lab PT)" w:date="2022-07-11T11:23:00Z">
        <w:r w:rsidR="0036017E">
          <w:t>,</w:t>
        </w:r>
        <w:r w:rsidR="0036017E" w:rsidRPr="0036017E">
          <w:t xml:space="preserve"> which might be a consequence of exposure to English use in a university setting</w:t>
        </w:r>
      </w:ins>
      <w:r>
        <w:t>. Second-year BSL grades</w:t>
      </w:r>
      <w:ins w:id="561" w:author="Freya Watkins" w:date="2022-06-28T13:36:00Z">
        <w:r>
          <w:t xml:space="preserve"> were</w:t>
        </w:r>
      </w:ins>
      <w:r>
        <w:t xml:space="preserve"> correlated positively with 3D-MR skill in the same year, which fits with studies showing that MR improves gradually in line with sign language learning, and does not just improve once sign language fluency is reached </w:t>
      </w:r>
      <w:r>
        <w:lastRenderedPageBreak/>
        <w:t>(</w:t>
      </w:r>
      <w:proofErr w:type="spellStart"/>
      <w:r>
        <w:t>Kubicek</w:t>
      </w:r>
      <w:proofErr w:type="spellEnd"/>
      <w:r>
        <w:t xml:space="preserve"> and </w:t>
      </w:r>
      <w:proofErr w:type="spellStart"/>
      <w:r>
        <w:t>Quandt</w:t>
      </w:r>
      <w:proofErr w:type="spellEnd"/>
      <w:r>
        <w:t xml:space="preserve">, 2021). Interestingly, however, there was also a promisingly strong </w:t>
      </w:r>
      <w:ins w:id="562" w:author="Freya Watkins" w:date="2022-06-28T13:38:00Z">
        <w:r>
          <w:t xml:space="preserve">correlation, albeit not significant, </w:t>
        </w:r>
      </w:ins>
      <w:del w:id="563" w:author="Freya Watkins" w:date="2022-06-28T13:38:00Z">
        <w:r>
          <w:delText xml:space="preserve">relationship </w:delText>
        </w:r>
      </w:del>
      <w:r>
        <w:t>between initial 3D-MR and third-year BSL-SRT scores</w:t>
      </w:r>
      <w:ins w:id="564" w:author="Freya Watkins" w:date="2022-06-28T13:40:00Z">
        <w:r>
          <w:t xml:space="preserve"> (Fig. 5a)</w:t>
        </w:r>
      </w:ins>
      <w:r>
        <w:t xml:space="preserve">. This suggests that at least some of the success in BSL performance </w:t>
      </w:r>
      <w:ins w:id="565" w:author="Freya Watkins" w:date="2022-06-28T13:40:00Z">
        <w:r>
          <w:t>may</w:t>
        </w:r>
      </w:ins>
      <w:del w:id="566" w:author="Freya Watkins" w:date="2022-06-28T13:40:00Z">
        <w:r>
          <w:delText xml:space="preserve">can </w:delText>
        </w:r>
      </w:del>
      <w:r>
        <w:t>be predict</w:t>
      </w:r>
      <w:ins w:id="567" w:author="Freya Watkins" w:date="2022-06-28T13:40:00Z">
        <w:r>
          <w:t>able</w:t>
        </w:r>
      </w:ins>
      <w:del w:id="568" w:author="Freya Watkins" w:date="2022-06-28T13:40:00Z">
        <w:r>
          <w:delText>ed</w:delText>
        </w:r>
      </w:del>
      <w:r>
        <w:t xml:space="preserve"> from rotation scores at the outset of the degree, with an advantage for those who already start the SLI program with better MR skill</w:t>
      </w:r>
      <w:ins w:id="569" w:author="Freya Watkins" w:date="2022-06-28T13:37:00Z">
        <w:r>
          <w:t xml:space="preserve"> (</w:t>
        </w:r>
      </w:ins>
      <w:ins w:id="570" w:author="Freya Watkins (PhD Psychology Lab PT)" w:date="2022-06-28T16:39:00Z">
        <w:r w:rsidR="007B3538">
          <w:t>s</w:t>
        </w:r>
      </w:ins>
      <w:ins w:id="571" w:author="Freya Watkins (PhD Psychology Lab PT)" w:date="2022-06-28T16:40:00Z">
        <w:r w:rsidR="007B3538">
          <w:t>ee</w:t>
        </w:r>
      </w:ins>
      <w:ins w:id="572" w:author="Freya Watkins" w:date="2022-06-28T13:37:00Z">
        <w:r>
          <w:t xml:space="preserve"> e.g. Kartheiser et al., 2022, who conclude that adult L2 signers can apply pre-existing non-linguistic spatial skills to the sign language they are learning)</w:t>
        </w:r>
      </w:ins>
      <w:r>
        <w:t>. Regardless of initial MR skills, however, the findings suggest that students who do not improve at MR as they advance in the program, do not perform as well as those who do. This may be true not only for BSL comprehension, but production as well. Second-year visuospatial WM was also a significant predictor of SRT scores at the final testing point</w:t>
      </w:r>
      <w:ins w:id="573" w:author="Freya Watkins" w:date="2022-06-28T13:44:00Z">
        <w:r>
          <w:t xml:space="preserve"> (Fig. 4a)</w:t>
        </w:r>
      </w:ins>
      <w:r>
        <w:t xml:space="preserve">. </w:t>
      </w:r>
      <w:ins w:id="574" w:author="Freya Watkins" w:date="2022-06-10T09:15:00Z">
        <w:r>
          <w:t>Both mental rotation and visuospatial WM are likely implicated in this task, where increasingly complex grammatical constructions in BSL must be reproduced. Furthermore, t</w:t>
        </w:r>
      </w:ins>
      <w:del w:id="575" w:author="Freya Watkins" w:date="2022-06-10T09:15:00Z">
        <w:r>
          <w:delText>T</w:delText>
        </w:r>
      </w:del>
      <w:r>
        <w:t>he BSL-SRT, like the copy-sign task and nonsense sign repetition tasks which were predictive of sign language performance in previous studies (</w:t>
      </w:r>
      <w:r>
        <w:rPr>
          <w:highlight w:val="white"/>
        </w:rPr>
        <w:t>López Gómez</w:t>
      </w:r>
      <w:r>
        <w:t xml:space="preserve"> et al., 2007; Stone, 2017), involves phonological encoding and </w:t>
      </w:r>
      <w:proofErr w:type="spellStart"/>
      <w:r>
        <w:t>perceptuo</w:t>
      </w:r>
      <w:proofErr w:type="spellEnd"/>
      <w:r>
        <w:t xml:space="preserve">-motor skills (see also Martinez and Singleton, 2018, who found that visuospatial short-term memory was predictive of sign learning, concluding that </w:t>
      </w:r>
      <w:proofErr w:type="spellStart"/>
      <w:r>
        <w:t>perceptuo</w:t>
      </w:r>
      <w:proofErr w:type="spellEnd"/>
      <w:r>
        <w:t>-motor processes play a big role in individual sign learning). However, we did not replicate the result seen by Stone (2017), whereby initial performance on the phonological encoding task (MLAT Number Learning) was predictive of early BSL module grades.</w:t>
      </w:r>
      <w:r>
        <w:rPr>
          <w:i/>
          <w:u w:val="single"/>
        </w:rPr>
        <w:br/>
      </w:r>
      <w:r>
        <w:rPr>
          <w:i/>
        </w:rPr>
        <w:br/>
      </w:r>
      <w:r>
        <w:t>In terms of SLI performance, we found that initial auditory WM was a promising indicator of second-year SLI grades</w:t>
      </w:r>
      <w:ins w:id="576" w:author="Freya Watkins" w:date="2022-06-28T13:43:00Z">
        <w:r>
          <w:t xml:space="preserve"> (Fig. 7b)</w:t>
        </w:r>
      </w:ins>
      <w:r>
        <w:t>, suggesting it may be a useful assessment to conduct at student intake. While a digit span task was also used by Stone (2017) as a control measure of general cognitive ability, we employ it here as a measure of WM. Using an auditory version of the task has allowed us to explore effects of different modalities in WM that previous SLI aptitude studies have not. There was also a significant correlation between SLI grades and 3D-MR in third year</w:t>
      </w:r>
      <w:ins w:id="577" w:author="Freya Watkins" w:date="2022-06-28T13:52:00Z">
        <w:r>
          <w:t xml:space="preserve"> (r2=0.54, t=2.85, p=0.029)</w:t>
        </w:r>
      </w:ins>
      <w:r>
        <w:t>. The third-year BSL-to-English interpreting task was also significantly correlated with second-year 2D-MR</w:t>
      </w:r>
      <w:ins w:id="578" w:author="Freya Watkins" w:date="2022-06-28T13:46:00Z">
        <w:r>
          <w:t xml:space="preserve"> (Fig. 8a)</w:t>
        </w:r>
      </w:ins>
      <w:r>
        <w:t>, and the correlation with pre-degree 3D-MR was also very high (</w:t>
      </w:r>
      <w:r>
        <w:rPr>
          <w:i/>
        </w:rPr>
        <w:t>r</w:t>
      </w:r>
      <w:r>
        <w:rPr>
          <w:vertAlign w:val="superscript"/>
        </w:rPr>
        <w:t>2</w:t>
      </w:r>
      <w:r>
        <w:t>=0.48,</w:t>
      </w:r>
      <w:ins w:id="579" w:author="Freya Watkins" w:date="2022-06-28T13:53:00Z">
        <w:r>
          <w:t xml:space="preserve"> t=2.004,</w:t>
        </w:r>
      </w:ins>
      <w:r>
        <w:t xml:space="preserve"> </w:t>
      </w:r>
      <w:r>
        <w:rPr>
          <w:i/>
        </w:rPr>
        <w:t>p</w:t>
      </w:r>
      <w:r>
        <w:t>=0.101</w:t>
      </w:r>
      <w:ins w:id="580" w:author="Freya Watkins" w:date="2022-06-28T13:45:00Z">
        <w:r>
          <w:t>; Fig. 8d</w:t>
        </w:r>
      </w:ins>
      <w:r>
        <w:t xml:space="preserve">). The relationships here between MR skill and SLI outcomes were beyond what we had predicted: we had hypothesized that rotation would only be implicated directly in BSL tasks. However, it is plausible that rotation skills required during sign language comprehension and production (e.g. for syntactic and topographic uses of signing space) also come into play during measures of SLI itself. Furthermore, interpreting interactions also involve competent navigation of the spatial relations between interlocutors in physical space, where the viewing angle may be a factor. For example, in group scenarios, MR may be invoked to comprehend signing viewed from a non-frontal angle (Watkins, </w:t>
      </w:r>
      <w:proofErr w:type="spellStart"/>
      <w:r>
        <w:t>Abdlkarim</w:t>
      </w:r>
      <w:proofErr w:type="spellEnd"/>
      <w:r>
        <w:t xml:space="preserve"> and Thompson, 2018). Lastly, performance on the SLI task from English to BSL was significantly correlated with second-year visuospatial WM. It may be that WM in different modalities are implicated in different ways during SLI when working in different directions</w:t>
      </w:r>
      <w:ins w:id="581" w:author="Freya Watkins" w:date="2022-06-28T13:55:00Z">
        <w:r>
          <w:t>:</w:t>
        </w:r>
      </w:ins>
      <w:del w:id="582" w:author="Freya Watkins" w:date="2022-06-28T13:55:00Z">
        <w:r>
          <w:delText>,</w:delText>
        </w:r>
      </w:del>
      <w:r>
        <w:t xml:space="preserve"> for example</w:t>
      </w:r>
      <w:ins w:id="583" w:author="Freya Watkins" w:date="2022-06-28T13:55:00Z">
        <w:r>
          <w:t>,</w:t>
        </w:r>
      </w:ins>
      <w:r>
        <w:t xml:space="preserve"> visuospatial WM could be particularly important while planning and executing sign language production, as required by this task. It is possible that visuospatial WM is required constantly for production in the visuospatial modality during spoken to signed interpreting, whereas when interpreting in the opposite direction, visuospatial WM is only engaged to attend to the spatial relations in signing space, and is not required for the processing of specific signs. </w:t>
      </w:r>
      <w:r>
        <w:rPr>
          <w:i/>
        </w:rPr>
        <w:br/>
      </w:r>
      <w:r>
        <w:rPr>
          <w:i/>
        </w:rPr>
        <w:br/>
      </w:r>
      <w:r>
        <w:t xml:space="preserve">Overall, the predictor assessments with the best and most consistent relationships to BSL and SLI performance were the MR tasks, in particular the 3D-MR task, and visuospatial WM. MR tasks were </w:t>
      </w:r>
      <w:ins w:id="584" w:author="Freya Watkins" w:date="2022-06-28T13:59:00Z">
        <w:r>
          <w:t xml:space="preserve">significant or marginally insignificant predictors of all the BSL/SLI outcome measures in the present study: </w:t>
        </w:r>
      </w:ins>
      <w:del w:id="585" w:author="Freya Watkins" w:date="2022-06-28T13:59:00Z">
        <w:r>
          <w:delText xml:space="preserve">associated with </w:delText>
        </w:r>
      </w:del>
      <w:r>
        <w:t>BSL grades, BSL sentence reproduction</w:t>
      </w:r>
      <w:del w:id="586" w:author="Freya Watkins" w:date="2022-06-28T14:00:00Z">
        <w:r>
          <w:delText xml:space="preserve"> and</w:delText>
        </w:r>
      </w:del>
      <w:ins w:id="587" w:author="Freya Watkins" w:date="2022-06-28T14:00:00Z">
        <w:r>
          <w:t>, SLI grades and</w:t>
        </w:r>
      </w:ins>
      <w:r>
        <w:t xml:space="preserve"> interpreting tasks in both directions, suggesting </w:t>
      </w:r>
      <w:ins w:id="588" w:author="Freya Watkins" w:date="2022-06-28T14:00:00Z">
        <w:r>
          <w:t xml:space="preserve">that MR </w:t>
        </w:r>
      </w:ins>
      <w:del w:id="589" w:author="Freya Watkins" w:date="2022-06-28T14:00:00Z">
        <w:r>
          <w:delText xml:space="preserve">this </w:delText>
        </w:r>
      </w:del>
      <w:r>
        <w:t xml:space="preserve">is an essential skill for SLI educators to pay </w:t>
      </w:r>
      <w:ins w:id="590" w:author="Freya Watkins (PhD Psychology Lab PT)" w:date="2022-07-11T11:13:00Z">
        <w:r w:rsidR="00320F8D">
          <w:t xml:space="preserve">explicit </w:t>
        </w:r>
      </w:ins>
      <w:r>
        <w:t xml:space="preserve">attention to. Second-year visuospatial WM was </w:t>
      </w:r>
      <w:ins w:id="591" w:author="Freya Watkins" w:date="2022-06-28T14:01:00Z">
        <w:r>
          <w:t xml:space="preserve">a significant predictor of </w:t>
        </w:r>
      </w:ins>
      <w:del w:id="592" w:author="Freya Watkins" w:date="2022-06-28T14:01:00Z">
        <w:r>
          <w:delText xml:space="preserve">associated with </w:delText>
        </w:r>
      </w:del>
      <w:r>
        <w:t xml:space="preserve">final BSL </w:t>
      </w:r>
      <w:r>
        <w:lastRenderedPageBreak/>
        <w:t xml:space="preserve">sentence repetition and </w:t>
      </w:r>
      <w:ins w:id="593" w:author="Freya Watkins" w:date="2022-06-28T14:01:00Z">
        <w:r>
          <w:t xml:space="preserve">strongly correlated with </w:t>
        </w:r>
      </w:ins>
      <w:r>
        <w:t xml:space="preserve">English-to-BSL interpreting performance, which we interpret as WM in the visuospatial modality being necessary for the BSL chunking, planning and production required during both tasks. Most of the relationships between the cognitive/linguistic assessments and BSL/SLI performance emerged during re-testing at later sessions, although there were some notable exceptions which may point towards skills that have predictive value at the outset of a SLI degree program. Initial 3D-MR was </w:t>
      </w:r>
      <w:ins w:id="594" w:author="Freya Watkins" w:date="2022-06-23T11:08:00Z">
        <w:r>
          <w:t>strongly correl</w:t>
        </w:r>
      </w:ins>
      <w:del w:id="595" w:author="Freya Watkins" w:date="2022-06-23T11:08:00Z">
        <w:r>
          <w:delText>associ</w:delText>
        </w:r>
      </w:del>
      <w:r>
        <w:t>ated with the same two final-year outcomes as second-year visuospatial WM (SRT and English-to-BSL interpreting), highlighting the key role of cognition in the visuospatial modality for tasks involving planning and executing sign language production. We also saw that initial English vocabulary was important early on in L2 BSL learning</w:t>
      </w:r>
      <w:ins w:id="596" w:author="Freya Watkins" w:date="2022-06-28T14:03:00Z">
        <w:r>
          <w:t xml:space="preserve">, as well as </w:t>
        </w:r>
      </w:ins>
      <w:del w:id="597" w:author="Freya Watkins" w:date="2022-06-28T14:03:00Z">
        <w:r>
          <w:delText xml:space="preserve"> and </w:delText>
        </w:r>
      </w:del>
      <w:r>
        <w:t xml:space="preserve">a promising relationship between initial auditory WM and second-year SLI grades, suggesting </w:t>
      </w:r>
      <w:proofErr w:type="gramStart"/>
      <w:r>
        <w:t>both of these</w:t>
      </w:r>
      <w:proofErr w:type="gramEnd"/>
      <w:r>
        <w:t xml:space="preserve"> tasks are worth assessing at intake. Although our data are only exploratory, we have some initial evidence which supports Marks’ (2014) assertion that “[a] case can be made that there are cognitive skills that need to be present upon entry into </w:t>
      </w:r>
      <w:ins w:id="598" w:author="Freya Watkins" w:date="2022-06-28T14:04:00Z">
        <w:r>
          <w:t xml:space="preserve">[SLI] </w:t>
        </w:r>
      </w:ins>
      <w:r>
        <w:t>programs and others that can and need to be taught”.</w:t>
      </w:r>
    </w:p>
    <w:p w14:paraId="559C397E" w14:textId="77777777" w:rsidR="00016AD3" w:rsidRDefault="008742D2">
      <w:pPr>
        <w:pStyle w:val="Heading2"/>
      </w:pPr>
      <w:bookmarkStart w:id="599" w:name="_heading=h.v4ogtqscd90x" w:colFirst="0" w:colLast="0"/>
      <w:bookmarkEnd w:id="556"/>
      <w:bookmarkEnd w:id="599"/>
      <w:r>
        <w:t>Implications and future directions</w:t>
      </w:r>
    </w:p>
    <w:p w14:paraId="65568B5C" w14:textId="0F21F252" w:rsidR="00016AD3" w:rsidRDefault="008742D2">
      <w:bookmarkStart w:id="600" w:name="_Hlk108526546"/>
      <w:r>
        <w:t xml:space="preserve">This exploratory study highlights multiple domains worth further attention for SLI educators and researchers. To our knowledge, this is the first longitudinal study of SLI students to take baseline cognitive and linguistic measures before the start of the training program and to relate them to performance on sign language and SLI tasks. We saw evidence that MR skill is implicated in not just sign language </w:t>
      </w:r>
      <w:ins w:id="601" w:author="Freya Watkins" w:date="2022-06-28T12:01:00Z">
        <w:r>
          <w:t xml:space="preserve">outcome measures </w:t>
        </w:r>
      </w:ins>
      <w:del w:id="602" w:author="Freya Watkins" w:date="2022-06-28T12:01:00Z">
        <w:r>
          <w:delText xml:space="preserve">learning </w:delText>
        </w:r>
      </w:del>
      <w:r>
        <w:t xml:space="preserve">but also in SLI performance, as well as links between visuospatial working memory and sign language </w:t>
      </w:r>
      <w:proofErr w:type="gramStart"/>
      <w:r>
        <w:t>production in particular</w:t>
      </w:r>
      <w:proofErr w:type="gramEnd"/>
      <w:r>
        <w:t xml:space="preserve">. We see some evidence that good English skills are initially important for early BSL learning and a possible role of initial auditory WM in SLI, which should be investigated by future studies. </w:t>
      </w:r>
    </w:p>
    <w:p w14:paraId="442D3A8A" w14:textId="67FCB95E" w:rsidR="00016AD3" w:rsidRDefault="008742D2">
      <w:r>
        <w:t xml:space="preserve">Since this is still a preliminary study, </w:t>
      </w:r>
      <w:ins w:id="603" w:author="Freya Watkins" w:date="2022-06-28T14:05:00Z">
        <w:r>
          <w:t xml:space="preserve">however, </w:t>
        </w:r>
      </w:ins>
      <w:r>
        <w:t xml:space="preserve">we do not advocate excluding SLI program applicants at intake based on performance in any of the assessments conducted here. As Robinson (2022) highlights, there are issues with (mostly hearing) SLI educators further restricting the pool of potential SLI students at intake, particularly when interpreter demand already exceeds supply. </w:t>
      </w:r>
      <w:ins w:id="604" w:author="Freya Watkins" w:date="2022-06-28T14:05:00Z">
        <w:r>
          <w:t>Nevertheless</w:t>
        </w:r>
      </w:ins>
      <w:del w:id="605" w:author="Freya Watkins" w:date="2022-06-28T14:05:00Z">
        <w:r>
          <w:delText>However</w:delText>
        </w:r>
      </w:del>
      <w:r>
        <w:t xml:space="preserve">, initial SLI aptitude testing could </w:t>
      </w:r>
      <w:del w:id="606" w:author="Freya Watkins" w:date="2022-06-28T14:05:00Z">
        <w:r>
          <w:delText xml:space="preserve">also </w:delText>
        </w:r>
      </w:del>
      <w:r>
        <w:t>help to instead highlight other related careers that do not involve SLI, which may be more appropriate for some candidates, before struggling with a lengthy degree program</w:t>
      </w:r>
      <w:ins w:id="607" w:author="Freya Watkins (PhD Psychology Lab PT)" w:date="2022-07-11T11:13:00Z">
        <w:r w:rsidR="00AC692E">
          <w:t xml:space="preserve"> with its associated expense</w:t>
        </w:r>
      </w:ins>
      <w:r>
        <w:t xml:space="preserve">. </w:t>
      </w:r>
      <w:ins w:id="608" w:author="Freya Watkins" w:date="2022-06-28T13:02:00Z">
        <w:r>
          <w:t xml:space="preserve">Future studies testing (visuospatial) cognitive skills at SLI course intake should also consider the additional stresses of assessments at interview and issues such as stereotype threat, i.e. where performance is affected by awareness of a negative stereotype about one’s social group. For example, </w:t>
        </w:r>
      </w:ins>
      <w:ins w:id="609" w:author="Freya Watkins (PhD Psychology Lab PT)" w:date="2022-07-11T11:22:00Z">
        <w:r w:rsidR="00B20818">
          <w:t xml:space="preserve">women are often perceived to have poorer visuospatial </w:t>
        </w:r>
      </w:ins>
      <w:ins w:id="610" w:author="Freya Watkins (PhD Psychology Lab PT)" w:date="2022-07-11T11:14:00Z">
        <w:r w:rsidR="00AC692E">
          <w:t xml:space="preserve">skills, yet </w:t>
        </w:r>
      </w:ins>
      <w:proofErr w:type="spellStart"/>
      <w:ins w:id="611" w:author="Freya Watkins" w:date="2022-06-28T13:02:00Z">
        <w:r>
          <w:t>Moè</w:t>
        </w:r>
        <w:proofErr w:type="spellEnd"/>
        <w:r>
          <w:t xml:space="preserve"> and </w:t>
        </w:r>
        <w:proofErr w:type="spellStart"/>
        <w:r>
          <w:t>Pazzaglia</w:t>
        </w:r>
        <w:proofErr w:type="spellEnd"/>
        <w:r>
          <w:t xml:space="preserve"> (2006) found </w:t>
        </w:r>
        <w:del w:id="612" w:author="Freya Watkins (PhD Psychology Lab PT)" w:date="2022-07-11T11:19:00Z">
          <w:r w:rsidDel="00B20818">
            <w:delText xml:space="preserve">stereotype threat </w:delText>
          </w:r>
        </w:del>
      </w:ins>
      <w:ins w:id="613" w:author="Freya Watkins (PhD Psychology Lab PT)" w:date="2022-07-11T11:21:00Z">
        <w:r w:rsidR="00B20818">
          <w:t xml:space="preserve">that </w:t>
        </w:r>
      </w:ins>
      <w:ins w:id="614" w:author="Freya Watkins (PhD Psychology Lab PT)" w:date="2022-07-11T11:15:00Z">
        <w:r w:rsidR="00AC692E">
          <w:t>the gender effect in MR</w:t>
        </w:r>
      </w:ins>
      <w:ins w:id="615" w:author="Freya Watkins (PhD Psychology Lab PT)" w:date="2022-07-11T11:19:00Z">
        <w:r w:rsidR="00B20818">
          <w:t xml:space="preserve"> could be negated by </w:t>
        </w:r>
      </w:ins>
      <w:ins w:id="616" w:author="Freya Watkins (PhD Psychology Lab PT)" w:date="2022-07-11T11:21:00Z">
        <w:r w:rsidR="00B20818">
          <w:t xml:space="preserve">explicitly </w:t>
        </w:r>
      </w:ins>
      <w:ins w:id="617" w:author="Freya Watkins (PhD Psychology Lab PT)" w:date="2022-07-11T11:20:00Z">
        <w:r w:rsidR="00B20818">
          <w:t xml:space="preserve">contradicting </w:t>
        </w:r>
      </w:ins>
      <w:ins w:id="618" w:author="Freya Watkins (PhD Psychology Lab PT)" w:date="2022-07-11T11:21:00Z">
        <w:r w:rsidR="00B20818">
          <w:t xml:space="preserve">such stereotypes </w:t>
        </w:r>
      </w:ins>
      <w:ins w:id="619" w:author="Freya Watkins (PhD Psychology Lab PT)" w:date="2022-07-11T11:20:00Z">
        <w:r w:rsidR="00B20818">
          <w:t>in</w:t>
        </w:r>
      </w:ins>
      <w:ins w:id="620" w:author="Freya Watkins (PhD Psychology Lab PT)" w:date="2022-07-11T11:19:00Z">
        <w:r w:rsidR="00B20818">
          <w:t xml:space="preserve"> task instructions</w:t>
        </w:r>
      </w:ins>
      <w:ins w:id="621" w:author="Freya Watkins (PhD Psychology Lab PT)" w:date="2022-07-11T11:15:00Z">
        <w:r w:rsidR="00AC692E">
          <w:t>.</w:t>
        </w:r>
      </w:ins>
      <w:ins w:id="622" w:author="Freya Watkins" w:date="2022-06-28T13:02:00Z">
        <w:del w:id="623" w:author="Freya Watkins (PhD Psychology Lab PT)" w:date="2022-07-11T11:15:00Z">
          <w:r w:rsidDel="00AC692E">
            <w:delText>to be relevant to MR and gender;</w:delText>
          </w:r>
        </w:del>
        <w:r>
          <w:t xml:space="preserve"> </w:t>
        </w:r>
      </w:ins>
      <w:ins w:id="624" w:author="Freya Watkins (PhD Psychology Lab PT)" w:date="2022-07-11T11:15:00Z">
        <w:r w:rsidR="00AC692E">
          <w:t xml:space="preserve">Such perceptions and stereotypes around visuospatial skills should be </w:t>
        </w:r>
      </w:ins>
      <w:ins w:id="625" w:author="Freya Watkins" w:date="2022-06-28T13:02:00Z">
        <w:r>
          <w:t>a consideration</w:t>
        </w:r>
      </w:ins>
      <w:ins w:id="626" w:author="Freya Watkins (PhD Psychology Lab PT)" w:date="2022-07-11T11:16:00Z">
        <w:r w:rsidR="00AC692E">
          <w:t xml:space="preserve"> for aptitude testing,</w:t>
        </w:r>
      </w:ins>
      <w:ins w:id="627" w:author="Freya Watkins" w:date="2022-06-28T13:02:00Z">
        <w:r>
          <w:t xml:space="preserve"> given that most (BSL) interpreters are women (Napier et al., 2021), as were most of the SLI students</w:t>
        </w:r>
      </w:ins>
      <w:ins w:id="628" w:author="Freya Watkins (PhD Psychology Lab PT)" w:date="2022-07-11T11:22:00Z">
        <w:r w:rsidR="00B20818">
          <w:t>/applicants</w:t>
        </w:r>
      </w:ins>
      <w:ins w:id="629" w:author="Freya Watkins" w:date="2022-06-28T13:02:00Z">
        <w:r>
          <w:t xml:space="preserve"> in this study. Regardless of initial baseline performance, o</w:t>
        </w:r>
      </w:ins>
      <w:del w:id="630" w:author="Freya Watkins" w:date="2022-06-28T13:02:00Z">
        <w:r>
          <w:delText>O</w:delText>
        </w:r>
      </w:del>
      <w:r>
        <w:t xml:space="preserve">ur </w:t>
      </w:r>
      <w:ins w:id="631" w:author="Freya Watkins" w:date="2022-06-28T13:03:00Z">
        <w:r>
          <w:t xml:space="preserve">preliminary </w:t>
        </w:r>
      </w:ins>
      <w:r>
        <w:t xml:space="preserve">results should make SLI training </w:t>
      </w:r>
      <w:del w:id="632" w:author="Freya Watkins (PhD Psychology Lab PT)" w:date="2022-06-28T16:40:00Z">
        <w:r w:rsidDel="007B3538">
          <w:delText>programmes</w:delText>
        </w:r>
      </w:del>
      <w:ins w:id="633" w:author="Freya Watkins (PhD Psychology Lab PT)" w:date="2022-06-28T16:40:00Z">
        <w:r w:rsidR="007B3538">
          <w:t>programs</w:t>
        </w:r>
      </w:ins>
      <w:r>
        <w:t xml:space="preserve"> aware of skills that would be worth tracking in their students, as well as the possibility to offer </w:t>
      </w:r>
      <w:ins w:id="634" w:author="Freya Watkins" w:date="2022-06-28T13:05:00Z">
        <w:r>
          <w:t xml:space="preserve">additional </w:t>
        </w:r>
      </w:ins>
      <w:r>
        <w:t xml:space="preserve">targeted practice of </w:t>
      </w:r>
      <w:ins w:id="635" w:author="Freya Watkins" w:date="2022-06-28T13:05:00Z">
        <w:r>
          <w:t>skills that are likely to improve</w:t>
        </w:r>
      </w:ins>
      <w:del w:id="636" w:author="Freya Watkins" w:date="2022-06-28T13:05:00Z">
        <w:r>
          <w:delText>key skills</w:delText>
        </w:r>
      </w:del>
      <w:r>
        <w:t xml:space="preserve"> throughout SLI training. Since it is now </w:t>
      </w:r>
      <w:proofErr w:type="gramStart"/>
      <w:r>
        <w:t>fairly</w:t>
      </w:r>
      <w:ins w:id="637" w:author="Freya Watkins" w:date="2022-06-28T11:58:00Z">
        <w:r>
          <w:t xml:space="preserve"> well-</w:t>
        </w:r>
      </w:ins>
      <w:proofErr w:type="gramEnd"/>
      <w:del w:id="638" w:author="Freya Watkins" w:date="2022-06-28T11:58:00Z">
        <w:r>
          <w:delText xml:space="preserve"> </w:delText>
        </w:r>
      </w:del>
      <w:r>
        <w:t xml:space="preserve">established that MR skill improves in tandem with sign language learning, it is also plausible that we could speed up this process by explicitly including rotation practice on assignments, tasks or games, whether in a sign language context or not. This could be implicit practice with comprehension of sign language from different viewing angles in group or dialogue situations, where MR is likely implicated (see e.g., Watkins and Thompson, 2019). Alternatively, this </w:t>
      </w:r>
      <w:r>
        <w:lastRenderedPageBreak/>
        <w:t xml:space="preserve">could be explicit training using practicing gamified versions of MR tasks, like the ones used here, to try to boost performance, which should in turn feed back into signing and interpreting performance (see e.g. </w:t>
      </w:r>
      <w:proofErr w:type="spellStart"/>
      <w:r>
        <w:t>Passig</w:t>
      </w:r>
      <w:proofErr w:type="spellEnd"/>
      <w:r>
        <w:t xml:space="preserve"> and Eden, 2001). Furthermore, SLI educators can use these results to diversify the teaching and learning experience to better support students’ development in these areas. </w:t>
      </w:r>
    </w:p>
    <w:p w14:paraId="162B8C1D" w14:textId="42CB07F0" w:rsidR="00016AD3" w:rsidRDefault="008742D2">
      <w:r>
        <w:t>The title of Stone (2017), “the trials and tribulations of a longitudinal study”, bears repeating, because aptitude studies of SLI students are complex endeavors. No single longitudinal study can address all the design, methodology and data analysis issues. As Stone points out, we must be careful when interpreting the results</w:t>
      </w:r>
      <w:ins w:id="639" w:author="Freya Watkins" w:date="2022-06-28T12:57:00Z">
        <w:r>
          <w:t xml:space="preserve"> of SLI aptitude studies</w:t>
        </w:r>
      </w:ins>
      <w:r>
        <w:t xml:space="preserve">, because most of the effect sizes are </w:t>
      </w:r>
      <w:ins w:id="640" w:author="Freya Watkins" w:date="2022-06-28T11:56:00Z">
        <w:r>
          <w:t>modest</w:t>
        </w:r>
      </w:ins>
      <w:del w:id="641" w:author="Freya Watkins" w:date="2022-06-28T11:56:00Z">
        <w:r>
          <w:delText>small</w:delText>
        </w:r>
      </w:del>
      <w:r>
        <w:t>, due to both the high levels of attrition and the small initial sample size</w:t>
      </w:r>
      <w:ins w:id="642" w:author="Freya Watkins" w:date="2022-06-28T14:09:00Z">
        <w:r>
          <w:t>s</w:t>
        </w:r>
      </w:ins>
      <w:r>
        <w:t xml:space="preserve">. Even without the impacts of the pandemic and the high drop-out rate in SLI degree programs, studies on the SLI student population in the UK are always likely to be small in scale, due to the population to sample from not being very large (around 60 new degree students per year in total). Despite the small </w:t>
      </w:r>
      <w:r>
        <w:rPr>
          <w:i/>
        </w:rPr>
        <w:t xml:space="preserve">n </w:t>
      </w:r>
      <w:r>
        <w:t>in th</w:t>
      </w:r>
      <w:ins w:id="643" w:author="Freya Watkins" w:date="2022-06-12T11:01:00Z">
        <w:r>
          <w:t xml:space="preserve">is exploratory </w:t>
        </w:r>
      </w:ins>
      <w:del w:id="644" w:author="Freya Watkins" w:date="2022-06-12T11:01:00Z">
        <w:r>
          <w:delText xml:space="preserve">e present </w:delText>
        </w:r>
      </w:del>
      <w:r>
        <w:t>study, we hope that our sample is somewhat representative, having tested most of the students across two year</w:t>
      </w:r>
      <w:ins w:id="645" w:author="Freya Watkins (PhD Psychology Lab PT)" w:date="2022-06-28T16:40:00Z">
        <w:r w:rsidR="007B3538">
          <w:t>-</w:t>
        </w:r>
      </w:ins>
      <w:del w:id="646" w:author="Freya Watkins (PhD Psychology Lab PT)" w:date="2022-06-28T16:40:00Z">
        <w:r w:rsidDel="007B3538">
          <w:delText xml:space="preserve"> </w:delText>
        </w:r>
      </w:del>
      <w:r>
        <w:t>groups from two of the three UK universities where SLI programs are taught in degree form. However, issues of sample size and statistical power will likely continue unless a</w:t>
      </w:r>
      <w:ins w:id="647" w:author="Freya Watkins" w:date="2022-06-28T14:10:00Z">
        <w:r>
          <w:t>n</w:t>
        </w:r>
      </w:ins>
      <w:del w:id="648" w:author="Freya Watkins" w:date="2022-06-28T14:10:00Z">
        <w:r>
          <w:delText xml:space="preserve"> large-scale</w:delText>
        </w:r>
      </w:del>
      <w:ins w:id="649" w:author="Freya Watkins" w:date="2022-06-28T14:10:00Z">
        <w:del w:id="650" w:author="Freya Watkins" w:date="2022-06-28T14:10:00Z">
          <w:r>
            <w:delText>,</w:delText>
          </w:r>
        </w:del>
        <w:r>
          <w:t xml:space="preserve"> international,</w:t>
        </w:r>
      </w:ins>
      <w:r>
        <w:t xml:space="preserve"> multi-center study is organized. In the present study, we had hoped to perform the first institution-level comparison in the UK, but participant recruitment and retention proved particularly difficult. </w:t>
      </w:r>
      <w:ins w:id="651" w:author="Freya Watkins" w:date="2022-06-28T14:11:00Z">
        <w:r>
          <w:t xml:space="preserve">Future </w:t>
        </w:r>
      </w:ins>
      <w:del w:id="652" w:author="Freya Watkins" w:date="2022-06-28T14:11:00Z">
        <w:r>
          <w:delText xml:space="preserve">A </w:delText>
        </w:r>
      </w:del>
      <w:r>
        <w:t>large-scale longitudinal stud</w:t>
      </w:r>
      <w:ins w:id="653" w:author="Freya Watkins" w:date="2022-06-28T14:12:00Z">
        <w:r>
          <w:t xml:space="preserve">ies </w:t>
        </w:r>
      </w:ins>
      <w:del w:id="654" w:author="Freya Watkins" w:date="2022-06-28T14:12:00Z">
        <w:r>
          <w:delText xml:space="preserve">y </w:delText>
        </w:r>
      </w:del>
      <w:r>
        <w:t>could also be facilitated by using online testing for many of the assessments, which we discovered worked well for students who had the means to take part remotely at later sessions</w:t>
      </w:r>
      <w:ins w:id="655" w:author="Freya Watkins" w:date="2022-06-18T09:01:00Z">
        <w:r>
          <w:t xml:space="preserve">. The tasks hosted on </w:t>
        </w:r>
        <w:proofErr w:type="spellStart"/>
        <w:r>
          <w:t>Pavlovia</w:t>
        </w:r>
        <w:proofErr w:type="spellEnd"/>
        <w:r>
          <w:t xml:space="preserve"> and </w:t>
        </w:r>
        <w:proofErr w:type="spellStart"/>
        <w:r>
          <w:t>GoReact</w:t>
        </w:r>
        <w:proofErr w:type="spellEnd"/>
        <w:r>
          <w:t xml:space="preserve"> were particularly successful</w:t>
        </w:r>
      </w:ins>
      <w:r>
        <w:t xml:space="preserve">. </w:t>
      </w:r>
      <w:ins w:id="656" w:author="Freya Watkins" w:date="2022-06-18T09:48:00Z">
        <w:r>
          <w:t>Online aptitude testing could facilitate access to a larger population of SLI students, h</w:t>
        </w:r>
      </w:ins>
      <w:del w:id="657" w:author="Freya Watkins" w:date="2022-06-18T09:48:00Z">
        <w:r>
          <w:delText>H</w:delText>
        </w:r>
      </w:del>
      <w:r>
        <w:t>owever, factors such as equity of access to technology and space to participate online should be considered carefully.</w:t>
      </w:r>
      <w:ins w:id="658" w:author="Freya Watkins" w:date="2022-06-18T09:00:00Z">
        <w:r>
          <w:t xml:space="preserve"> Given the extra adaptations to SLI and sign language teaching programs which were required due to the pandemic (see e.g. Katz, 2021; </w:t>
        </w:r>
        <w:proofErr w:type="spellStart"/>
        <w:r>
          <w:t>Hornstra</w:t>
        </w:r>
        <w:proofErr w:type="spellEnd"/>
        <w:r>
          <w:t>, 2021) and the increasing use of online teaching methods in L2 sign language learning, even pre-pandemic (Ackerman et al., 2018), we hope the present preliminary study demonstrates that online SLI aptitude testing is also feasible.</w:t>
        </w:r>
      </w:ins>
    </w:p>
    <w:p w14:paraId="1FAAEF0E" w14:textId="7E6A63B7" w:rsidR="00016AD3" w:rsidRDefault="008742D2">
      <w:r>
        <w:t xml:space="preserve">Further improvements to a future larger study could be gained by testing control groups of students on sign language-only degrees without the SLI components, and/or students on other degree programs, for example a spoken language interpreting course with a comparable ‘placement’ year abroad. This would allow us to tease apart the respective effects of learning BSL vs. learning BSL </w:t>
      </w:r>
      <w:r>
        <w:rPr>
          <w:i/>
        </w:rPr>
        <w:t xml:space="preserve">and </w:t>
      </w:r>
      <w:r>
        <w:t>SLI within a degree program context, as well as any potential effects of simply completing a university degree or interpreting degree. Furthermore, more explicit attempts could be made to retain participation of students who decide to withdraw from SLI programs. While we did not attempt to re-test students who had left their SLI course at later time points, continuing to include them as participants in the study would allow researchers to make stronger inferences about aptitude and the factors that can be attributed to changes in cognitive and linguistic skills over time. Since Stone (2017) also discovered several differences in skills between his student cohort and his group of experienced interpreters, another</w:t>
      </w:r>
      <w:ins w:id="659" w:author="Freya Watkins" w:date="2022-06-28T14:14:00Z">
        <w:r>
          <w:t xml:space="preserve"> important</w:t>
        </w:r>
      </w:ins>
      <w:r>
        <w:t xml:space="preserve"> avenue for future research </w:t>
      </w:r>
      <w:ins w:id="660" w:author="Freya Watkins" w:date="2022-06-28T14:14:00Z">
        <w:r>
          <w:t>w</w:t>
        </w:r>
      </w:ins>
      <w:del w:id="661" w:author="Freya Watkins" w:date="2022-06-28T14:14:00Z">
        <w:r>
          <w:delText>c</w:delText>
        </w:r>
      </w:del>
      <w:r>
        <w:t xml:space="preserve">ould be to follow SLI program graduates as they transition to the workplace, </w:t>
      </w:r>
      <w:proofErr w:type="gramStart"/>
      <w:r>
        <w:t>in order to</w:t>
      </w:r>
      <w:proofErr w:type="gramEnd"/>
      <w:r>
        <w:t xml:space="preserve"> pinpoint how long it takes graduates to perform at the level of experienced interpreters. This could help highlight gaps in SLI training curricula.</w:t>
      </w:r>
    </w:p>
    <w:p w14:paraId="7BA1C09A" w14:textId="77777777" w:rsidR="00016AD3" w:rsidRDefault="008742D2">
      <w:pPr>
        <w:pStyle w:val="Heading2"/>
      </w:pPr>
      <w:bookmarkStart w:id="662" w:name="_heading=h.iva1a27egb0j" w:colFirst="0" w:colLast="0"/>
      <w:bookmarkEnd w:id="600"/>
      <w:bookmarkEnd w:id="662"/>
      <w:r>
        <w:t>Conclusion</w:t>
      </w:r>
    </w:p>
    <w:p w14:paraId="0766CFF5" w14:textId="53A3F7B1" w:rsidR="00016AD3" w:rsidRDefault="008742D2">
      <w:bookmarkStart w:id="663" w:name="_Hlk108526707"/>
      <w:r>
        <w:t xml:space="preserve">Overall, our exploratory study has revealed </w:t>
      </w:r>
      <w:ins w:id="664" w:author="Freya Watkins" w:date="2022-06-28T14:14:00Z">
        <w:r>
          <w:t xml:space="preserve">various </w:t>
        </w:r>
      </w:ins>
      <w:del w:id="665" w:author="Freya Watkins" w:date="2022-06-28T14:14:00Z">
        <w:r>
          <w:delText xml:space="preserve">some </w:delText>
        </w:r>
      </w:del>
      <w:r>
        <w:t xml:space="preserve">new insights about cognitive and linguistic aptitude for L2 sign acquisition and SLI. Crucially, we have tested a range of assessments before the </w:t>
      </w:r>
      <w:r>
        <w:lastRenderedPageBreak/>
        <w:t xml:space="preserve">beginning of an SLI training program and followed both their development over time and their impact on signing and interpreting outcomes. </w:t>
      </w:r>
      <w:ins w:id="666" w:author="Freya Watkins" w:date="2022-06-28T14:15:00Z">
        <w:r>
          <w:t>A number</w:t>
        </w:r>
      </w:ins>
      <w:del w:id="667" w:author="Freya Watkins" w:date="2022-06-28T14:15:00Z">
        <w:r>
          <w:delText>Some</w:delText>
        </w:r>
      </w:del>
      <w:r>
        <w:t xml:space="preserve"> of our </w:t>
      </w:r>
      <w:ins w:id="668" w:author="Freya Watkins" w:date="2022-06-28T14:15:00Z">
        <w:r>
          <w:t xml:space="preserve">preliminary </w:t>
        </w:r>
      </w:ins>
      <w:r>
        <w:t xml:space="preserve">results are consistent with previous findings </w:t>
      </w:r>
      <w:del w:id="669" w:author="Freya Watkins" w:date="2022-06-28T14:15:00Z">
        <w:r>
          <w:delText xml:space="preserve">which </w:delText>
        </w:r>
      </w:del>
      <w:r>
        <w:t>suggest</w:t>
      </w:r>
      <w:ins w:id="670" w:author="Freya Watkins" w:date="2022-06-28T14:15:00Z">
        <w:r>
          <w:t>ing</w:t>
        </w:r>
      </w:ins>
      <w:r>
        <w:t xml:space="preserve"> the importance of</w:t>
      </w:r>
      <w:ins w:id="671" w:author="Freya Watkins" w:date="2022-06-28T14:15:00Z">
        <w:r>
          <w:t xml:space="preserve"> both</w:t>
        </w:r>
      </w:ins>
      <w:r>
        <w:t xml:space="preserve"> phonological encoding and visuospatial WM</w:t>
      </w:r>
      <w:ins w:id="672" w:author="Freya Watkins" w:date="2022-06-28T14:15:00Z">
        <w:r>
          <w:t xml:space="preserve"> in SLI student success</w:t>
        </w:r>
      </w:ins>
      <w:r>
        <w:t xml:space="preserve">. We also tested new domains such as mental rotation which, to our knowledge, has not been tracked in SLI students before. </w:t>
      </w:r>
      <w:proofErr w:type="gramStart"/>
      <w:r>
        <w:t>In particular, 3D</w:t>
      </w:r>
      <w:proofErr w:type="gramEnd"/>
      <w:r>
        <w:t xml:space="preserve"> mental rotation showed the biggest improvement over time and was </w:t>
      </w:r>
      <w:ins w:id="673" w:author="Freya Watkins" w:date="2022-06-23T10:40:00Z">
        <w:r>
          <w:t xml:space="preserve">strongly correlated </w:t>
        </w:r>
      </w:ins>
      <w:del w:id="674" w:author="Freya Watkins" w:date="2022-06-23T10:40:00Z">
        <w:r>
          <w:delText xml:space="preserve">associated </w:delText>
        </w:r>
      </w:del>
      <w:r>
        <w:t xml:space="preserve">with a range of BSL and SLI outcome measures, as well as there being some indication that pre-degree skill in this domain </w:t>
      </w:r>
      <w:ins w:id="675" w:author="Freya Watkins" w:date="2022-06-23T10:41:00Z">
        <w:r>
          <w:t xml:space="preserve">may be </w:t>
        </w:r>
      </w:ins>
      <w:del w:id="676" w:author="Freya Watkins" w:date="2022-06-23T10:41:00Z">
        <w:r>
          <w:delText xml:space="preserve">is </w:delText>
        </w:r>
      </w:del>
      <w:r>
        <w:t>associated with later</w:t>
      </w:r>
      <w:ins w:id="677" w:author="Freya Watkins" w:date="2022-06-28T14:16:00Z">
        <w:r>
          <w:t xml:space="preserve"> signing and interpreting </w:t>
        </w:r>
        <w:del w:id="678" w:author="Freya Watkins" w:date="2022-06-28T14:16:00Z">
          <w:r>
            <w:delText>SLI</w:delText>
          </w:r>
        </w:del>
      </w:ins>
      <w:del w:id="679" w:author="Freya Watkins" w:date="2022-06-28T14:16:00Z">
        <w:r>
          <w:delText xml:space="preserve"> </w:delText>
        </w:r>
      </w:del>
      <w:r>
        <w:t>performance. We also argue that visuospatial WM and 3D-MR are particularly important for tasks involving sign language production, with implications</w:t>
      </w:r>
      <w:ins w:id="680" w:author="Freya Watkins" w:date="2022-06-28T14:16:00Z">
        <w:r>
          <w:t xml:space="preserve"> of modality</w:t>
        </w:r>
      </w:ins>
      <w:r>
        <w:t xml:space="preserve"> for broader theories of cognition and language aptitude. These </w:t>
      </w:r>
      <w:ins w:id="681" w:author="Freya Watkins" w:date="2022-06-28T14:17:00Z">
        <w:r>
          <w:t xml:space="preserve">preliminary </w:t>
        </w:r>
      </w:ins>
      <w:r>
        <w:t xml:space="preserve">results will hopefully inform SLI educators about relevant skills to identify and support during training programs, as well as provide a basis for longer-term studies of SLI aptitude through to professional proficiency. </w:t>
      </w:r>
    </w:p>
    <w:p w14:paraId="0E448ECC" w14:textId="77777777" w:rsidR="00016AD3" w:rsidRDefault="008742D2">
      <w:pPr>
        <w:rPr>
          <w:i/>
        </w:rPr>
      </w:pPr>
      <w:bookmarkStart w:id="682" w:name="_Hlk108526754"/>
      <w:bookmarkEnd w:id="663"/>
      <w:r>
        <w:rPr>
          <w:i/>
        </w:rPr>
        <w:t>Table 1: Demographics of the cohorts of SLI students who took part in the longitudinal study.</w:t>
      </w:r>
    </w:p>
    <w:p w14:paraId="7726E2B3" w14:textId="77777777" w:rsidR="00016AD3" w:rsidRDefault="008742D2">
      <w:pPr>
        <w:rPr>
          <w:i/>
        </w:rPr>
      </w:pPr>
      <w:r>
        <w:rPr>
          <w:i/>
        </w:rPr>
        <w:t xml:space="preserve">Figure 1: Example stills from the working memory tasks used in the study: a) Dual </w:t>
      </w:r>
      <w:r>
        <w:t>n</w:t>
      </w:r>
      <w:r>
        <w:rPr>
          <w:i/>
        </w:rPr>
        <w:t xml:space="preserve">-back task (multimodal WM); b) </w:t>
      </w:r>
      <w:proofErr w:type="spellStart"/>
      <w:r>
        <w:rPr>
          <w:i/>
        </w:rPr>
        <w:t>Corsi</w:t>
      </w:r>
      <w:proofErr w:type="spellEnd"/>
      <w:r>
        <w:rPr>
          <w:i/>
        </w:rPr>
        <w:t xml:space="preserve"> blocks task (visuospatial WM); c) Digit span task (auditory WM).</w:t>
      </w:r>
    </w:p>
    <w:p w14:paraId="29D3EEE1" w14:textId="5E15998B" w:rsidR="00016AD3" w:rsidRDefault="008742D2">
      <w:pPr>
        <w:rPr>
          <w:i/>
        </w:rPr>
      </w:pPr>
      <w:r>
        <w:rPr>
          <w:i/>
        </w:rPr>
        <w:t>Figure 2: Example stills from the two mental rotation tasks used in the study: a) simple circular 2D shape rotation task</w:t>
      </w:r>
      <w:ins w:id="683" w:author="Freya Watkins" w:date="2022-06-24T16:52:00Z">
        <w:r>
          <w:rPr>
            <w:i/>
          </w:rPr>
          <w:t xml:space="preserve"> showing an example ‘same’ pair rotated 90°</w:t>
        </w:r>
      </w:ins>
      <w:r>
        <w:rPr>
          <w:i/>
        </w:rPr>
        <w:t>; b) 3D-rendered block rotation task around vertical axis only</w:t>
      </w:r>
      <w:ins w:id="684" w:author="Freya Watkins" w:date="2022-06-24T16:52:00Z">
        <w:r>
          <w:rPr>
            <w:i/>
          </w:rPr>
          <w:t>, showing an example ‘mirror’ pair rotated 150°.</w:t>
        </w:r>
      </w:ins>
    </w:p>
    <w:p w14:paraId="427FFF56" w14:textId="77777777" w:rsidR="00016AD3" w:rsidRDefault="008742D2">
      <w:pPr>
        <w:rPr>
          <w:i/>
        </w:rPr>
      </w:pPr>
      <w:r>
        <w:rPr>
          <w:i/>
        </w:rPr>
        <w:t>Table 2: All skills assessed in the longitudinal study and the test/re-test procedure by cohort.</w:t>
      </w:r>
    </w:p>
    <w:p w14:paraId="437358AA" w14:textId="26EDC99B" w:rsidR="00016AD3" w:rsidRDefault="008742D2">
      <w:pPr>
        <w:rPr>
          <w:i/>
        </w:rPr>
      </w:pPr>
      <w:del w:id="685" w:author="Freya Watkins" w:date="2022-06-24T16:53:00Z">
        <w:r>
          <w:rPr>
            <w:i/>
          </w:rPr>
          <w:delText>Figure 3: Improvements in SLI student performance on four cognitive assessments over time. a) multimodal working memory; b) visuospatial WM; c) auditory WM; d) 3D mental rotation</w:delText>
        </w:r>
      </w:del>
      <w:ins w:id="686" w:author="Freya Watkins" w:date="2022-06-24T16:53:00Z">
        <w:r>
          <w:rPr>
            <w:i/>
          </w:rPr>
          <w:t>Figure 3: Changes in SLI student performance on four cognitive assessments over time: a) multimodal WM was significantly improved after two years of study compared to pre-degree (t=2.32, p=0.02, d=0.56); b) visuospatial WM was significantly improved after one year of study compared to pre-degree (t=2.01; p=0.044, d=0.29); c) auditory WM was significantly improved after three years of study compared to pre-degree (t=2.72, p=0.007, d=1.57); d) 3D mental rotation was significantly improved compared to pre-degree at all subsequent sessions (vs. first year: t=2.51, p=0.012, d=1.32; vs. second-year: t=4.6, p&lt;0.001, d=0.91; vs. third-year: t=5.31, p&lt;0.001, d=1.68).</w:t>
        </w:r>
      </w:ins>
    </w:p>
    <w:p w14:paraId="3B1D441B" w14:textId="790ABD76" w:rsidR="00016AD3" w:rsidRDefault="008742D2">
      <w:pPr>
        <w:rPr>
          <w:i/>
        </w:rPr>
      </w:pPr>
      <w:del w:id="687" w:author="Freya Watkins" w:date="2022-06-24T16:55:00Z">
        <w:r>
          <w:rPr>
            <w:i/>
          </w:rPr>
          <w:delText>Figure 4: Associations between SLI student performance on visuospatial WM and 3rd-year BSL-SRT scores: a) 2nd-year visuospatial WM; b) 3rd-year visuospatial WM</w:delText>
        </w:r>
      </w:del>
      <w:ins w:id="688" w:author="Freya Watkins" w:date="2022-06-24T16:55:00Z">
        <w:r>
          <w:rPr>
            <w:i/>
          </w:rPr>
          <w:t>Figure 4: Correlations between SLI student performance on working memory tasks and BSL measures: a) 2nd-year visuospatial WM was a significant predictor of 3rd-year BSL-SRT scores (n=7; r2=0.609, t=2.73, p=0.041); b) 3rd-year visuospatial WM was positively correlated with 3rd-year BSL-SRT scores, but this relationship was insignificant (n=9; r2=0.301, t=1.55, p=0.17).</w:t>
        </w:r>
      </w:ins>
    </w:p>
    <w:p w14:paraId="6CCA8B2F" w14:textId="089CAAEF" w:rsidR="00016AD3" w:rsidRDefault="008742D2">
      <w:pPr>
        <w:rPr>
          <w:i/>
        </w:rPr>
      </w:pPr>
      <w:del w:id="689" w:author="Freya Watkins" w:date="2022-06-24T17:05:00Z">
        <w:r>
          <w:rPr>
            <w:i/>
          </w:rPr>
          <w:delText>Figure 5: Associations between SLI student performance on mental rotation tasks and BSL measures: a) pre-degree 3D-MR and 3rd-year BSL-SRT scores; b) 2nd-year 3D-MR and 2nd-year BSL grades</w:delText>
        </w:r>
      </w:del>
      <w:ins w:id="690" w:author="Freya Watkins" w:date="2022-06-24T17:05:00Z">
        <w:r>
          <w:rPr>
            <w:i/>
          </w:rPr>
          <w:t>Figure 5: Correlations between SLI student performance on mental rotation tasks and BSL measures: a) pre-degree 3D-MR skill was positively correlated with 3rd-year BSL-SRT scores, but this relationship was not significant (n=9; r2=0.37; t=1.81, p=0.12); b) 2nd-year 3D-MR was positively correlated with 2nd-year BSL grades, but this relationship was marginally insignificant (n=12; r2=0.39, t=2.21, p=0.054).</w:t>
        </w:r>
      </w:ins>
    </w:p>
    <w:p w14:paraId="314A7FF0" w14:textId="07E701A9" w:rsidR="00016AD3" w:rsidRDefault="008742D2">
      <w:pPr>
        <w:rPr>
          <w:i/>
        </w:rPr>
      </w:pPr>
      <w:del w:id="691" w:author="Freya Watkins" w:date="2022-06-24T17:06:00Z">
        <w:r>
          <w:rPr>
            <w:i/>
          </w:rPr>
          <w:lastRenderedPageBreak/>
          <w:delText>Figure 6: Associations between initial SLI student performance on English reading comprehension and later BSL measures: a) pre-degree English comprehension and 1st-year BSL grades; b) pre-degree English comprehension and 3rd-year BSL-SRT score</w:delText>
        </w:r>
      </w:del>
      <w:ins w:id="692" w:author="Freya Watkins" w:date="2022-06-24T17:06:00Z">
        <w:r>
          <w:rPr>
            <w:i/>
          </w:rPr>
          <w:t>Figure 6: Correlations between initial SLI student performance on English reading comprehension and later BSL measures: a) pre-degree English comprehension was a significant predictor of 1st-year BSL grades (n=29; r2=0.19, t=2.90, p=0.008); b) pre-degree English comprehension was moderately positively correlated with 3rd-year BSL-SRT scores, but this relationship was not significant (n=9; r2=0.237, t=1.56, p=0.17).</w:t>
        </w:r>
      </w:ins>
    </w:p>
    <w:p w14:paraId="121AE964" w14:textId="0D137706" w:rsidR="00016AD3" w:rsidRDefault="008742D2">
      <w:pPr>
        <w:rPr>
          <w:i/>
        </w:rPr>
      </w:pPr>
      <w:del w:id="693" w:author="Freya Watkins" w:date="2022-06-24T17:08:00Z">
        <w:r>
          <w:rPr>
            <w:i/>
          </w:rPr>
          <w:delText>Figure 7: Associations between SLI student performance on WM tasks and SLI measures: a) 2nd-year visuospatial WM comprehension and 3rd-year English-to-BSL interpreting scores; b) initial auditory WM and 2nd-year SLI grades</w:delText>
        </w:r>
      </w:del>
      <w:ins w:id="694" w:author="Freya Watkins" w:date="2022-06-24T17:08:00Z">
        <w:r>
          <w:rPr>
            <w:i/>
          </w:rPr>
          <w:t xml:space="preserve">Figure 7: Correlations between SLI student performance on WM tasks and SLI measures: a) 2nd-year visuospatial WM skill was positively correlated with performance on the 3rd-year English-to-BSL interpreting task, however this relationship was marginally insignificant (n=8; r2=0.57, t=2.48, p=0.056); b) pre-degree auditory WM was correlated with 2nd-year SLI </w:t>
        </w:r>
        <w:proofErr w:type="gramStart"/>
        <w:r>
          <w:rPr>
            <w:i/>
          </w:rPr>
          <w:t>grades</w:t>
        </w:r>
        <w:proofErr w:type="gramEnd"/>
        <w:r>
          <w:rPr>
            <w:i/>
          </w:rPr>
          <w:t xml:space="preserve"> but this relationship was marginally insignificant (n=13; r2=0.24 t=1.96, p=0.076).</w:t>
        </w:r>
      </w:ins>
    </w:p>
    <w:p w14:paraId="2D785495" w14:textId="15B9CCEA" w:rsidR="00016AD3" w:rsidRDefault="008742D2">
      <w:pPr>
        <w:rPr>
          <w:i/>
        </w:rPr>
      </w:pPr>
      <w:del w:id="695" w:author="Freya Watkins" w:date="2022-06-24T17:09:00Z">
        <w:r>
          <w:rPr>
            <w:i/>
          </w:rPr>
          <w:delText>Figure 8: Associations between SLI student performance on mental rotation tasks and SLI measures: a) 2nd-year 2D-MR and 3rd-year BSL-to-English interpreting; b) 3rd-year 2D-MR and 3rd-year BSL-to-English interpreting; c) pre-degree 3D-MR vs 3rd-year English-to-BSL interpreting; d) pre-degree 3D-MR and 3rd-year BSL-to-English interpreting</w:delText>
        </w:r>
      </w:del>
      <w:ins w:id="696" w:author="Freya Watkins" w:date="2022-06-24T17:09:00Z">
        <w:r>
          <w:rPr>
            <w:i/>
          </w:rPr>
          <w:t>Figure 8: Correlations between SLI student performance on mental rotation tasks and SLI measures: a) 2nd-year 2D-MR was a significant predictor of scores on the 3rd-year BSL-to-English interpreting task (n=7, r2=0.6, t=2.95, p=0.042); b) 3rd-year 2D-MR was correlated with scores on the 3rd-year BSL-to-English interpreting task, but this relationship was marginally insignificant (n=8, r2=0.31, t=2.11, p=0.088); c) pre-degree 3D-MR was positively correlated with scores on the 3rd-year English-to-BSL interpreting task, but this relationship was not significant (n=9, r2=0.27, t=1.32, p=0.24); d) pre-degree 3D-MR was correlated with scores on the 3rd-year BSL-to-English interpreting task, but this relationship was marginally insignificant (n=8, r2=0.48, t=2.004, p=0.101).</w:t>
        </w:r>
      </w:ins>
    </w:p>
    <w:p w14:paraId="7C5194E4" w14:textId="77777777" w:rsidR="00016AD3" w:rsidRDefault="008742D2">
      <w:pPr>
        <w:pStyle w:val="Heading1"/>
      </w:pPr>
      <w:bookmarkStart w:id="697" w:name="_heading=h.eoqt0vx4u4dv" w:colFirst="0" w:colLast="0"/>
      <w:bookmarkEnd w:id="682"/>
      <w:bookmarkEnd w:id="697"/>
      <w:r>
        <w:t>Data Availability Statement</w:t>
      </w:r>
    </w:p>
    <w:p w14:paraId="60C9FAF1" w14:textId="77777777" w:rsidR="00016AD3" w:rsidRDefault="008742D2">
      <w:bookmarkStart w:id="698" w:name="_Hlk108526867"/>
      <w:r>
        <w:t xml:space="preserve">The datasets generated for this study can be found in the Open Science Framework (OSF) repository for this paper: </w:t>
      </w:r>
      <w:hyperlink r:id="rId19">
        <w:r>
          <w:rPr>
            <w:color w:val="1155CC"/>
            <w:u w:val="single"/>
          </w:rPr>
          <w:t>https://osf.io/kjctg</w:t>
        </w:r>
      </w:hyperlink>
      <w:r w:rsidR="00BF44AE">
        <w:rPr>
          <w:color w:val="1155CC"/>
          <w:u w:val="single"/>
        </w:rPr>
        <w:t>.</w:t>
      </w:r>
      <w:r>
        <w:t xml:space="preserve"> </w:t>
      </w:r>
    </w:p>
    <w:bookmarkEnd w:id="698"/>
    <w:p w14:paraId="3FACE32A" w14:textId="77777777" w:rsidR="00016AD3" w:rsidRDefault="008742D2">
      <w:pPr>
        <w:pStyle w:val="Heading1"/>
        <w:ind w:left="0" w:firstLine="0"/>
      </w:pPr>
      <w:r>
        <w:t>Conflict of Interest</w:t>
      </w:r>
    </w:p>
    <w:p w14:paraId="6693A683" w14:textId="77777777" w:rsidR="00016AD3" w:rsidRDefault="008742D2">
      <w:bookmarkStart w:id="699" w:name="_Hlk108526880"/>
      <w:r>
        <w:t>The authors declare that the research was conducted in the absence of any commercial or financial relationships that could be construed as a potential conflict of interest.</w:t>
      </w:r>
    </w:p>
    <w:bookmarkEnd w:id="699"/>
    <w:p w14:paraId="4967CAC7" w14:textId="77777777" w:rsidR="00016AD3" w:rsidRDefault="008742D2">
      <w:pPr>
        <w:pStyle w:val="Heading1"/>
        <w:ind w:left="0" w:firstLine="0"/>
      </w:pPr>
      <w:r>
        <w:t>Author Contributions</w:t>
      </w:r>
    </w:p>
    <w:p w14:paraId="2DDB104E" w14:textId="77777777" w:rsidR="00016AD3" w:rsidRDefault="008742D2">
      <w:bookmarkStart w:id="700" w:name="_Hlk108526892"/>
      <w:r>
        <w:t xml:space="preserve">All authors developed the idea for this study. FW wrote the first draft of the manuscript and collected and analyzed </w:t>
      </w:r>
      <w:proofErr w:type="gramStart"/>
      <w:r>
        <w:t>the majority of</w:t>
      </w:r>
      <w:proofErr w:type="gramEnd"/>
      <w:r>
        <w:t xml:space="preserve"> the data, with data collection assistance from RT and SW. SW and CS facilitated initial data collection sessions and created and coded the final interpreting tasks. RT also coded some data and assisted with the analysis. All authors were responsible for revising the paper.</w:t>
      </w:r>
    </w:p>
    <w:bookmarkEnd w:id="700"/>
    <w:p w14:paraId="480D5C46" w14:textId="77777777" w:rsidR="00016AD3" w:rsidRDefault="008742D2">
      <w:pPr>
        <w:pStyle w:val="Heading1"/>
        <w:ind w:left="0" w:firstLine="0"/>
      </w:pPr>
      <w:r>
        <w:t>Funding</w:t>
      </w:r>
    </w:p>
    <w:p w14:paraId="4399BE66" w14:textId="77777777" w:rsidR="00016AD3" w:rsidRDefault="008742D2">
      <w:bookmarkStart w:id="701" w:name="_Hlk108526928"/>
      <w:r>
        <w:lastRenderedPageBreak/>
        <w:t xml:space="preserve">This work was supported by an Economic and Social Research Council of Great Britain 1 + 3 doctoral </w:t>
      </w:r>
      <w:proofErr w:type="gramStart"/>
      <w:r>
        <w:t>studentship</w:t>
      </w:r>
      <w:proofErr w:type="gramEnd"/>
      <w:r>
        <w:t xml:space="preserve"> awarded to FW (ES/J50001X/1) and a British Academy/Leverhulme Trust Small Research Grant awarded to RT, SW and CS (SRG19\191348).</w:t>
      </w:r>
    </w:p>
    <w:p w14:paraId="7C2A2824" w14:textId="77777777" w:rsidR="00016AD3" w:rsidRDefault="008742D2">
      <w:pPr>
        <w:pStyle w:val="Heading1"/>
        <w:ind w:left="0" w:firstLine="0"/>
      </w:pPr>
      <w:bookmarkStart w:id="702" w:name="_heading=h.hgpvf8hj6dzi" w:colFirst="0" w:colLast="0"/>
      <w:bookmarkEnd w:id="701"/>
      <w:bookmarkEnd w:id="702"/>
      <w:r>
        <w:t>Acknowledgments</w:t>
      </w:r>
    </w:p>
    <w:p w14:paraId="7852EC27" w14:textId="77777777" w:rsidR="00016AD3" w:rsidRDefault="008742D2">
      <w:pPr>
        <w:rPr>
          <w:highlight w:val="white"/>
        </w:rPr>
      </w:pPr>
      <w:bookmarkStart w:id="703" w:name="_Hlk108526993"/>
      <w:r>
        <w:rPr>
          <w:highlight w:val="white"/>
        </w:rPr>
        <w:t xml:space="preserve">The authors would like to thank </w:t>
      </w:r>
      <w:proofErr w:type="gramStart"/>
      <w:r>
        <w:rPr>
          <w:highlight w:val="white"/>
        </w:rPr>
        <w:t>all of</w:t>
      </w:r>
      <w:proofErr w:type="gramEnd"/>
      <w:r>
        <w:rPr>
          <w:highlight w:val="white"/>
        </w:rPr>
        <w:t xml:space="preserve"> our SLI student participants for their cooperation over multiple testing sessions. Thank you to staff in the BSL/Deaf Studies departments at the University of Wolverhampton and Heriot-Watt University for helping to facilitate participant recruitment and the initial on-campus testing sessions</w:t>
      </w:r>
      <w:r w:rsidR="007B3538">
        <w:rPr>
          <w:highlight w:val="white"/>
        </w:rPr>
        <w:t>,</w:t>
      </w:r>
      <w:r>
        <w:rPr>
          <w:highlight w:val="white"/>
        </w:rPr>
        <w:t xml:space="preserve"> in particular Robert Skinner for assistance with data collection. We thank Rory Devine, Bodo </w:t>
      </w:r>
      <w:proofErr w:type="gramStart"/>
      <w:r>
        <w:rPr>
          <w:highlight w:val="white"/>
        </w:rPr>
        <w:t>Winter</w:t>
      </w:r>
      <w:proofErr w:type="gramEnd"/>
      <w:r>
        <w:rPr>
          <w:highlight w:val="white"/>
        </w:rPr>
        <w:t xml:space="preserve"> and Mahmoud </w:t>
      </w:r>
      <w:proofErr w:type="spellStart"/>
      <w:r>
        <w:rPr>
          <w:highlight w:val="white"/>
        </w:rPr>
        <w:t>Elsherif</w:t>
      </w:r>
      <w:proofErr w:type="spellEnd"/>
      <w:r>
        <w:rPr>
          <w:highlight w:val="white"/>
        </w:rPr>
        <w:t xml:space="preserve"> for advice regarding longitudinal analysis and missing data.</w:t>
      </w:r>
    </w:p>
    <w:p w14:paraId="203A96C5" w14:textId="77777777" w:rsidR="00016AD3" w:rsidRDefault="008742D2">
      <w:pPr>
        <w:pStyle w:val="Heading1"/>
        <w:ind w:left="0" w:firstLine="0"/>
      </w:pPr>
      <w:bookmarkStart w:id="704" w:name="_heading=h.30ceto8ypbv" w:colFirst="0" w:colLast="0"/>
      <w:bookmarkEnd w:id="703"/>
      <w:bookmarkEnd w:id="704"/>
      <w:r>
        <w:t>References</w:t>
      </w:r>
      <w:bookmarkStart w:id="705" w:name="_Hlk108527612"/>
    </w:p>
    <w:p w14:paraId="02B6CE20" w14:textId="5ECE39B1" w:rsidR="00016AD3" w:rsidRDefault="008742D2">
      <w:pPr>
        <w:spacing w:before="0"/>
        <w:rPr>
          <w:ins w:id="706" w:author="Freya Watkins" w:date="2022-06-18T09:08:00Z"/>
        </w:rPr>
      </w:pPr>
      <w:ins w:id="707" w:author="Freya Watkins" w:date="2022-06-18T09:08:00Z">
        <w:r w:rsidRPr="00BF44AE">
          <w:rPr>
            <w:sz w:val="20"/>
            <w:szCs w:val="20"/>
          </w:rPr>
          <w:t xml:space="preserve">Ackerman, J. M., Wolsey, J.-L. A., and Clark, M. D. (2018). Locations of L2/Ln Sign Language Pedagogy. </w:t>
        </w:r>
        <w:r w:rsidRPr="00BF44AE">
          <w:rPr>
            <w:i/>
            <w:iCs/>
            <w:sz w:val="20"/>
            <w:szCs w:val="20"/>
          </w:rPr>
          <w:t>Creative Education, 09</w:t>
        </w:r>
        <w:r w:rsidRPr="00BF44AE">
          <w:rPr>
            <w:sz w:val="20"/>
            <w:szCs w:val="20"/>
          </w:rPr>
          <w:t xml:space="preserve">(13), 2037. </w:t>
        </w:r>
        <w:proofErr w:type="spellStart"/>
        <w:r w:rsidRPr="00BF44AE">
          <w:rPr>
            <w:sz w:val="20"/>
            <w:szCs w:val="20"/>
          </w:rPr>
          <w:t>doi</w:t>
        </w:r>
        <w:proofErr w:type="spellEnd"/>
        <w:r w:rsidRPr="00BF44AE">
          <w:rPr>
            <w:sz w:val="20"/>
            <w:szCs w:val="20"/>
          </w:rPr>
          <w:t>:</w:t>
        </w:r>
        <w:r w:rsidRPr="00BF44AE">
          <w:rPr>
            <w:sz w:val="20"/>
            <w:szCs w:val="20"/>
          </w:rPr>
          <w:fldChar w:fldCharType="begin"/>
        </w:r>
        <w:r w:rsidRPr="00BF44AE">
          <w:rPr>
            <w:sz w:val="20"/>
            <w:szCs w:val="20"/>
          </w:rPr>
          <w:instrText>HYPERLINK "https://doi.org/10.4236/ce.2018.913148"</w:instrText>
        </w:r>
      </w:ins>
      <w:r w:rsidRPr="00BF44AE">
        <w:rPr>
          <w:sz w:val="20"/>
          <w:szCs w:val="20"/>
        </w:rPr>
      </w:r>
      <w:ins w:id="708" w:author="Freya Watkins" w:date="2022-06-18T09:08:00Z">
        <w:r w:rsidRPr="00BF44AE">
          <w:rPr>
            <w:sz w:val="20"/>
            <w:szCs w:val="20"/>
          </w:rPr>
          <w:fldChar w:fldCharType="separate"/>
        </w:r>
        <w:r w:rsidRPr="00BF44AE">
          <w:rPr>
            <w:sz w:val="20"/>
            <w:szCs w:val="20"/>
          </w:rPr>
          <w:t xml:space="preserve"> </w:t>
        </w:r>
        <w:r w:rsidRPr="00BF44AE">
          <w:rPr>
            <w:sz w:val="20"/>
            <w:szCs w:val="20"/>
          </w:rPr>
          <w:fldChar w:fldCharType="end"/>
        </w:r>
        <w:r w:rsidRPr="00BF44AE">
          <w:rPr>
            <w:sz w:val="20"/>
            <w:szCs w:val="20"/>
          </w:rPr>
          <w:fldChar w:fldCharType="begin"/>
        </w:r>
        <w:r w:rsidRPr="00BF44AE">
          <w:rPr>
            <w:sz w:val="20"/>
            <w:szCs w:val="20"/>
          </w:rPr>
          <w:instrText>HYPERLINK "https://doi.org/10.4236/ce.2018.913148"</w:instrText>
        </w:r>
      </w:ins>
      <w:r w:rsidRPr="00BF44AE">
        <w:rPr>
          <w:sz w:val="20"/>
          <w:szCs w:val="20"/>
        </w:rPr>
      </w:r>
      <w:ins w:id="709" w:author="Freya Watkins" w:date="2022-06-18T09:08:00Z">
        <w:r w:rsidRPr="00BF44AE">
          <w:rPr>
            <w:sz w:val="20"/>
            <w:szCs w:val="20"/>
          </w:rPr>
          <w:fldChar w:fldCharType="separate"/>
        </w:r>
        <w:r w:rsidRPr="00BF44AE">
          <w:rPr>
            <w:sz w:val="20"/>
            <w:szCs w:val="20"/>
          </w:rPr>
          <w:t>10.4236/ce.2018.913148</w:t>
        </w:r>
        <w:r w:rsidRPr="00BF44AE">
          <w:rPr>
            <w:sz w:val="20"/>
            <w:szCs w:val="20"/>
          </w:rPr>
          <w:fldChar w:fldCharType="end"/>
        </w:r>
      </w:ins>
    </w:p>
    <w:p w14:paraId="3A0E4AD6" w14:textId="77777777" w:rsidR="00016AD3" w:rsidRDefault="008742D2">
      <w:pPr>
        <w:spacing w:before="0"/>
        <w:rPr>
          <w:color w:val="1155CC"/>
          <w:sz w:val="20"/>
          <w:szCs w:val="20"/>
          <w:highlight w:val="white"/>
          <w:u w:val="single"/>
        </w:rPr>
      </w:pPr>
      <w:r>
        <w:rPr>
          <w:sz w:val="20"/>
          <w:szCs w:val="20"/>
          <w:highlight w:val="white"/>
        </w:rPr>
        <w:t xml:space="preserve">Baddeley, A. D., Hitch, G. J., and Allen, R. J. (2009). Working memory and binding in sentence recall. </w:t>
      </w:r>
      <w:r>
        <w:rPr>
          <w:i/>
          <w:sz w:val="20"/>
          <w:szCs w:val="20"/>
          <w:highlight w:val="white"/>
        </w:rPr>
        <w:t>Journal of Memory and Language</w:t>
      </w:r>
      <w:r>
        <w:rPr>
          <w:sz w:val="20"/>
          <w:szCs w:val="20"/>
          <w:highlight w:val="white"/>
        </w:rPr>
        <w:t xml:space="preserve">, </w:t>
      </w:r>
      <w:r>
        <w:rPr>
          <w:i/>
          <w:sz w:val="20"/>
          <w:szCs w:val="20"/>
          <w:highlight w:val="white"/>
        </w:rPr>
        <w:t>61</w:t>
      </w:r>
      <w:r>
        <w:rPr>
          <w:sz w:val="20"/>
          <w:szCs w:val="20"/>
          <w:highlight w:val="white"/>
        </w:rPr>
        <w:t>(3), 438–456.</w:t>
      </w:r>
      <w:hyperlink r:id="rId20">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21">
        <w:r>
          <w:rPr>
            <w:color w:val="1155CC"/>
            <w:sz w:val="20"/>
            <w:szCs w:val="20"/>
            <w:highlight w:val="white"/>
            <w:u w:val="single"/>
          </w:rPr>
          <w:t>10.1016/j.jml.2009.05.004</w:t>
        </w:r>
      </w:hyperlink>
    </w:p>
    <w:p w14:paraId="5159C9D6" w14:textId="77777777" w:rsidR="00016AD3" w:rsidRDefault="008742D2">
      <w:pPr>
        <w:spacing w:before="0"/>
        <w:rPr>
          <w:color w:val="1155CC"/>
          <w:sz w:val="20"/>
          <w:szCs w:val="20"/>
          <w:highlight w:val="white"/>
          <w:u w:val="single"/>
        </w:rPr>
      </w:pPr>
      <w:r>
        <w:rPr>
          <w:sz w:val="20"/>
          <w:szCs w:val="20"/>
          <w:highlight w:val="white"/>
        </w:rPr>
        <w:t xml:space="preserve">Baddeley, A. (2012). Working Memory: Theories, Models, and Controversies. </w:t>
      </w:r>
      <w:r>
        <w:rPr>
          <w:i/>
          <w:sz w:val="20"/>
          <w:szCs w:val="20"/>
          <w:highlight w:val="white"/>
        </w:rPr>
        <w:t>Annual Review of Psychology</w:t>
      </w:r>
      <w:r>
        <w:rPr>
          <w:sz w:val="20"/>
          <w:szCs w:val="20"/>
          <w:highlight w:val="white"/>
        </w:rPr>
        <w:t xml:space="preserve">, </w:t>
      </w:r>
      <w:r>
        <w:rPr>
          <w:i/>
          <w:sz w:val="20"/>
          <w:szCs w:val="20"/>
          <w:highlight w:val="white"/>
        </w:rPr>
        <w:t>63</w:t>
      </w:r>
      <w:r>
        <w:rPr>
          <w:sz w:val="20"/>
          <w:szCs w:val="20"/>
          <w:highlight w:val="white"/>
        </w:rPr>
        <w:t>(1), 1–29.</w:t>
      </w:r>
      <w:hyperlink r:id="rId22">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23">
        <w:r>
          <w:rPr>
            <w:color w:val="1155CC"/>
            <w:sz w:val="20"/>
            <w:szCs w:val="20"/>
            <w:highlight w:val="white"/>
            <w:u w:val="single"/>
          </w:rPr>
          <w:t>10.1146/annurev-psych-120710-100422</w:t>
        </w:r>
      </w:hyperlink>
    </w:p>
    <w:p w14:paraId="7CA0FC44" w14:textId="77777777" w:rsidR="00016AD3" w:rsidRDefault="008742D2">
      <w:pPr>
        <w:spacing w:before="0"/>
        <w:rPr>
          <w:rFonts w:ascii="Palatino Linotype" w:eastAsia="Palatino Linotype" w:hAnsi="Palatino Linotype" w:cs="Palatino Linotype"/>
          <w:sz w:val="14"/>
          <w:szCs w:val="14"/>
          <w:highlight w:val="white"/>
        </w:rPr>
      </w:pPr>
      <w:r>
        <w:rPr>
          <w:sz w:val="20"/>
          <w:szCs w:val="20"/>
          <w:highlight w:val="white"/>
        </w:rPr>
        <w:t xml:space="preserve">Bates, D., </w:t>
      </w:r>
      <w:proofErr w:type="spellStart"/>
      <w:r>
        <w:rPr>
          <w:sz w:val="20"/>
          <w:szCs w:val="20"/>
          <w:highlight w:val="white"/>
        </w:rPr>
        <w:t>Maechler</w:t>
      </w:r>
      <w:proofErr w:type="spellEnd"/>
      <w:r>
        <w:rPr>
          <w:sz w:val="20"/>
          <w:szCs w:val="20"/>
          <w:highlight w:val="white"/>
        </w:rPr>
        <w:t xml:space="preserve">, M., </w:t>
      </w:r>
      <w:proofErr w:type="spellStart"/>
      <w:r>
        <w:rPr>
          <w:sz w:val="20"/>
          <w:szCs w:val="20"/>
          <w:highlight w:val="white"/>
        </w:rPr>
        <w:t>Bolker</w:t>
      </w:r>
      <w:proofErr w:type="spellEnd"/>
      <w:r>
        <w:rPr>
          <w:sz w:val="20"/>
          <w:szCs w:val="20"/>
          <w:highlight w:val="white"/>
        </w:rPr>
        <w:t xml:space="preserve">, B., and Walker, S. (2015). Fitting Linear Mixed-Effects Models Using lme4. </w:t>
      </w:r>
      <w:r>
        <w:rPr>
          <w:i/>
          <w:sz w:val="20"/>
          <w:szCs w:val="20"/>
          <w:highlight w:val="white"/>
        </w:rPr>
        <w:t>Journal of Statistical Software</w:t>
      </w:r>
      <w:r>
        <w:rPr>
          <w:sz w:val="20"/>
          <w:szCs w:val="20"/>
          <w:highlight w:val="white"/>
        </w:rPr>
        <w:t xml:space="preserve">, </w:t>
      </w:r>
      <w:r>
        <w:rPr>
          <w:i/>
          <w:sz w:val="20"/>
          <w:szCs w:val="20"/>
          <w:highlight w:val="white"/>
        </w:rPr>
        <w:t>67</w:t>
      </w:r>
      <w:r>
        <w:rPr>
          <w:sz w:val="20"/>
          <w:szCs w:val="20"/>
          <w:highlight w:val="white"/>
        </w:rPr>
        <w:t xml:space="preserve">(1), 1–48. </w:t>
      </w:r>
      <w:proofErr w:type="spellStart"/>
      <w:r>
        <w:rPr>
          <w:sz w:val="20"/>
          <w:szCs w:val="20"/>
          <w:highlight w:val="white"/>
        </w:rPr>
        <w:t>doi</w:t>
      </w:r>
      <w:proofErr w:type="spellEnd"/>
      <w:r>
        <w:rPr>
          <w:sz w:val="20"/>
          <w:szCs w:val="20"/>
          <w:highlight w:val="white"/>
        </w:rPr>
        <w:t xml:space="preserve">: </w:t>
      </w:r>
      <w:hyperlink r:id="rId24">
        <w:r>
          <w:rPr>
            <w:color w:val="1155CC"/>
            <w:sz w:val="20"/>
            <w:szCs w:val="20"/>
            <w:highlight w:val="white"/>
            <w:u w:val="single"/>
          </w:rPr>
          <w:t>10.18637/jss.v067.i01</w:t>
        </w:r>
      </w:hyperlink>
      <w:r>
        <w:rPr>
          <w:rFonts w:ascii="Palatino Linotype" w:eastAsia="Palatino Linotype" w:hAnsi="Palatino Linotype" w:cs="Palatino Linotype"/>
          <w:sz w:val="14"/>
          <w:szCs w:val="14"/>
          <w:highlight w:val="white"/>
        </w:rPr>
        <w:t xml:space="preserve"> </w:t>
      </w:r>
    </w:p>
    <w:p w14:paraId="46FAC1A0" w14:textId="77777777" w:rsidR="00016AD3" w:rsidRDefault="008742D2">
      <w:pPr>
        <w:rPr>
          <w:color w:val="1155CC"/>
          <w:sz w:val="20"/>
          <w:szCs w:val="20"/>
          <w:highlight w:val="white"/>
          <w:u w:val="single"/>
        </w:rPr>
      </w:pPr>
      <w:r>
        <w:rPr>
          <w:sz w:val="20"/>
          <w:szCs w:val="20"/>
          <w:highlight w:val="white"/>
        </w:rPr>
        <w:t xml:space="preserve">Beal, J. S., Scheetz, N., Trussell, J., McAllister, A., and </w:t>
      </w:r>
      <w:proofErr w:type="spellStart"/>
      <w:r>
        <w:rPr>
          <w:sz w:val="20"/>
          <w:szCs w:val="20"/>
          <w:highlight w:val="white"/>
        </w:rPr>
        <w:t>Listman</w:t>
      </w:r>
      <w:proofErr w:type="spellEnd"/>
      <w:r>
        <w:rPr>
          <w:sz w:val="20"/>
          <w:szCs w:val="20"/>
          <w:highlight w:val="white"/>
        </w:rPr>
        <w:t xml:space="preserve">, J. (2018). University American Sign Language Learners: Longitudinal Self- and Faculty Evaluation Ratings. </w:t>
      </w:r>
      <w:r>
        <w:rPr>
          <w:i/>
          <w:sz w:val="20"/>
          <w:szCs w:val="20"/>
          <w:highlight w:val="white"/>
        </w:rPr>
        <w:t>Journal of Interpretation</w:t>
      </w:r>
      <w:r>
        <w:rPr>
          <w:sz w:val="20"/>
          <w:szCs w:val="20"/>
          <w:highlight w:val="white"/>
        </w:rPr>
        <w:t xml:space="preserve">, </w:t>
      </w:r>
      <w:r>
        <w:rPr>
          <w:i/>
          <w:sz w:val="20"/>
          <w:szCs w:val="20"/>
          <w:highlight w:val="white"/>
        </w:rPr>
        <w:t>26</w:t>
      </w:r>
      <w:r>
        <w:rPr>
          <w:sz w:val="20"/>
          <w:szCs w:val="20"/>
          <w:highlight w:val="white"/>
        </w:rPr>
        <w:t>(1).</w:t>
      </w:r>
      <w:hyperlink r:id="rId25">
        <w:r>
          <w:rPr>
            <w:sz w:val="20"/>
            <w:szCs w:val="20"/>
            <w:highlight w:val="white"/>
          </w:rPr>
          <w:t xml:space="preserve"> </w:t>
        </w:r>
      </w:hyperlink>
      <w:hyperlink r:id="rId26">
        <w:r>
          <w:rPr>
            <w:color w:val="1155CC"/>
            <w:sz w:val="20"/>
            <w:szCs w:val="20"/>
            <w:highlight w:val="white"/>
            <w:u w:val="single"/>
          </w:rPr>
          <w:t>https://digitalcommons.unf.edu/joi/vol26/iss1/5</w:t>
        </w:r>
      </w:hyperlink>
    </w:p>
    <w:p w14:paraId="1CE2F9F5" w14:textId="77777777" w:rsidR="00016AD3" w:rsidRDefault="008742D2">
      <w:pPr>
        <w:rPr>
          <w:sz w:val="20"/>
          <w:szCs w:val="20"/>
          <w:highlight w:val="white"/>
        </w:rPr>
      </w:pPr>
      <w:r>
        <w:rPr>
          <w:sz w:val="20"/>
          <w:szCs w:val="20"/>
          <w:highlight w:val="white"/>
        </w:rPr>
        <w:t xml:space="preserve">Ben-David, B.M., </w:t>
      </w:r>
      <w:proofErr w:type="spellStart"/>
      <w:r>
        <w:rPr>
          <w:sz w:val="20"/>
          <w:szCs w:val="20"/>
          <w:highlight w:val="white"/>
        </w:rPr>
        <w:t>Hadas</w:t>
      </w:r>
      <w:proofErr w:type="spellEnd"/>
      <w:r>
        <w:rPr>
          <w:sz w:val="20"/>
          <w:szCs w:val="20"/>
          <w:highlight w:val="white"/>
        </w:rPr>
        <w:t xml:space="preserve">, E., Goy, H., and Schneider, B. A. (2015). “Older is always better”: Age-related differences in vocabulary scores across 16 years, </w:t>
      </w:r>
      <w:r>
        <w:rPr>
          <w:i/>
          <w:sz w:val="20"/>
          <w:szCs w:val="20"/>
          <w:highlight w:val="white"/>
        </w:rPr>
        <w:t>Psychology and Aging</w:t>
      </w:r>
      <w:r>
        <w:rPr>
          <w:sz w:val="20"/>
          <w:szCs w:val="20"/>
          <w:highlight w:val="white"/>
        </w:rPr>
        <w:t>, 30(4), 856–862. doi:</w:t>
      </w:r>
      <w:hyperlink r:id="rId27">
        <w:r>
          <w:rPr>
            <w:color w:val="1155CC"/>
            <w:sz w:val="20"/>
            <w:szCs w:val="20"/>
            <w:highlight w:val="white"/>
            <w:u w:val="single"/>
          </w:rPr>
          <w:t>10.1037/pag0000051</w:t>
        </w:r>
      </w:hyperlink>
      <w:r>
        <w:rPr>
          <w:sz w:val="20"/>
          <w:szCs w:val="20"/>
          <w:highlight w:val="white"/>
        </w:rPr>
        <w:t>.</w:t>
      </w:r>
    </w:p>
    <w:p w14:paraId="4A9BF5E2" w14:textId="77777777" w:rsidR="00016AD3" w:rsidRDefault="008742D2">
      <w:pPr>
        <w:rPr>
          <w:sz w:val="20"/>
          <w:szCs w:val="20"/>
          <w:highlight w:val="white"/>
        </w:rPr>
      </w:pPr>
      <w:proofErr w:type="spellStart"/>
      <w:r>
        <w:rPr>
          <w:sz w:val="20"/>
          <w:szCs w:val="20"/>
          <w:highlight w:val="white"/>
        </w:rPr>
        <w:t>Berteau-Pavy</w:t>
      </w:r>
      <w:proofErr w:type="spellEnd"/>
      <w:r>
        <w:rPr>
          <w:sz w:val="20"/>
          <w:szCs w:val="20"/>
          <w:highlight w:val="white"/>
        </w:rPr>
        <w:t xml:space="preserve">, D., </w:t>
      </w:r>
      <w:proofErr w:type="spellStart"/>
      <w:r>
        <w:rPr>
          <w:sz w:val="20"/>
          <w:szCs w:val="20"/>
          <w:highlight w:val="white"/>
        </w:rPr>
        <w:t>Raber</w:t>
      </w:r>
      <w:proofErr w:type="spellEnd"/>
      <w:r>
        <w:rPr>
          <w:sz w:val="20"/>
          <w:szCs w:val="20"/>
          <w:highlight w:val="white"/>
        </w:rPr>
        <w:t xml:space="preserve">, J., and Piper, B. J. (2011). Contributions of age, but not sex, to mental rotation performance in a community sample. </w:t>
      </w:r>
      <w:r>
        <w:rPr>
          <w:i/>
          <w:sz w:val="20"/>
          <w:szCs w:val="20"/>
          <w:highlight w:val="white"/>
        </w:rPr>
        <w:t>PEBL Technical Report Series</w:t>
      </w:r>
      <w:r>
        <w:rPr>
          <w:sz w:val="20"/>
          <w:szCs w:val="20"/>
          <w:highlight w:val="white"/>
        </w:rPr>
        <w:t xml:space="preserve">. </w:t>
      </w:r>
      <w:hyperlink r:id="rId28">
        <w:r>
          <w:rPr>
            <w:color w:val="1155CC"/>
            <w:sz w:val="20"/>
            <w:szCs w:val="20"/>
            <w:highlight w:val="white"/>
            <w:u w:val="single"/>
          </w:rPr>
          <w:t>http://sites.google.com/site/pebltechnicalreports/home/pebl-technical-report-2011-02</w:t>
        </w:r>
      </w:hyperlink>
      <w:r>
        <w:rPr>
          <w:sz w:val="20"/>
          <w:szCs w:val="20"/>
          <w:highlight w:val="white"/>
        </w:rPr>
        <w:t xml:space="preserve"> </w:t>
      </w:r>
    </w:p>
    <w:p w14:paraId="5C34BCB0" w14:textId="77777777" w:rsidR="00016AD3" w:rsidRDefault="008742D2">
      <w:pPr>
        <w:rPr>
          <w:color w:val="1155CC"/>
          <w:sz w:val="20"/>
          <w:szCs w:val="20"/>
          <w:highlight w:val="white"/>
          <w:u w:val="single"/>
        </w:rPr>
      </w:pPr>
      <w:proofErr w:type="spellStart"/>
      <w:r>
        <w:rPr>
          <w:sz w:val="20"/>
          <w:szCs w:val="20"/>
          <w:highlight w:val="white"/>
        </w:rPr>
        <w:t>Bontempo</w:t>
      </w:r>
      <w:proofErr w:type="spellEnd"/>
      <w:r>
        <w:rPr>
          <w:sz w:val="20"/>
          <w:szCs w:val="20"/>
          <w:highlight w:val="white"/>
        </w:rPr>
        <w:t xml:space="preserve">, K., and Napier, J. (2009). Getting it right from the start: Program admission testing of signed language interpreters. In C. V. </w:t>
      </w:r>
      <w:proofErr w:type="spellStart"/>
      <w:r>
        <w:rPr>
          <w:sz w:val="20"/>
          <w:szCs w:val="20"/>
          <w:highlight w:val="white"/>
        </w:rPr>
        <w:t>Angelelli</w:t>
      </w:r>
      <w:proofErr w:type="spellEnd"/>
      <w:r>
        <w:rPr>
          <w:sz w:val="20"/>
          <w:szCs w:val="20"/>
          <w:highlight w:val="white"/>
        </w:rPr>
        <w:t xml:space="preserve"> and H. E. Jacobson (Eds.), </w:t>
      </w:r>
      <w:r>
        <w:rPr>
          <w:i/>
          <w:sz w:val="20"/>
          <w:szCs w:val="20"/>
          <w:highlight w:val="white"/>
        </w:rPr>
        <w:t>Testing and assessment in translation and interpreting studies</w:t>
      </w:r>
      <w:r>
        <w:rPr>
          <w:sz w:val="20"/>
          <w:szCs w:val="20"/>
          <w:highlight w:val="white"/>
        </w:rPr>
        <w:t xml:space="preserve"> (pp. 247–295). John Benjamins Publishing Company.</w:t>
      </w:r>
      <w:hyperlink r:id="rId29">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30">
        <w:r>
          <w:rPr>
            <w:color w:val="1155CC"/>
            <w:sz w:val="20"/>
            <w:szCs w:val="20"/>
            <w:highlight w:val="white"/>
            <w:u w:val="single"/>
          </w:rPr>
          <w:t>10.1075/ata.xiv.13bon</w:t>
        </w:r>
      </w:hyperlink>
    </w:p>
    <w:p w14:paraId="6E3780C1" w14:textId="77777777" w:rsidR="00016AD3" w:rsidRDefault="008742D2">
      <w:pPr>
        <w:rPr>
          <w:sz w:val="20"/>
          <w:szCs w:val="20"/>
          <w:highlight w:val="white"/>
        </w:rPr>
      </w:pPr>
      <w:proofErr w:type="spellStart"/>
      <w:r>
        <w:rPr>
          <w:sz w:val="20"/>
          <w:szCs w:val="20"/>
          <w:highlight w:val="white"/>
        </w:rPr>
        <w:t>Bontempo</w:t>
      </w:r>
      <w:proofErr w:type="spellEnd"/>
      <w:r>
        <w:rPr>
          <w:sz w:val="20"/>
          <w:szCs w:val="20"/>
          <w:highlight w:val="white"/>
        </w:rPr>
        <w:t xml:space="preserve">, K., Napier, J., Hayes, L., and Brashear, V. (2014). Does personality matter? An international study of sign language interpreter disposition. </w:t>
      </w:r>
      <w:r>
        <w:rPr>
          <w:i/>
          <w:sz w:val="20"/>
          <w:szCs w:val="20"/>
          <w:highlight w:val="white"/>
        </w:rPr>
        <w:t>Translation and Interpreting</w:t>
      </w:r>
      <w:r>
        <w:rPr>
          <w:sz w:val="20"/>
          <w:szCs w:val="20"/>
          <w:highlight w:val="white"/>
        </w:rPr>
        <w:t xml:space="preserve">, </w:t>
      </w:r>
      <w:r>
        <w:rPr>
          <w:i/>
          <w:sz w:val="20"/>
          <w:szCs w:val="20"/>
          <w:highlight w:val="white"/>
        </w:rPr>
        <w:t>6</w:t>
      </w:r>
      <w:r>
        <w:rPr>
          <w:sz w:val="20"/>
          <w:szCs w:val="20"/>
          <w:highlight w:val="white"/>
        </w:rPr>
        <w:t xml:space="preserve">(1), 23–46. </w:t>
      </w:r>
      <w:proofErr w:type="spellStart"/>
      <w:r>
        <w:rPr>
          <w:sz w:val="20"/>
          <w:szCs w:val="20"/>
          <w:highlight w:val="white"/>
        </w:rPr>
        <w:t>doi</w:t>
      </w:r>
      <w:proofErr w:type="spellEnd"/>
      <w:r>
        <w:rPr>
          <w:sz w:val="20"/>
          <w:szCs w:val="20"/>
          <w:highlight w:val="white"/>
        </w:rPr>
        <w:t xml:space="preserve">: </w:t>
      </w:r>
      <w:hyperlink r:id="rId31">
        <w:r>
          <w:rPr>
            <w:color w:val="1155CC"/>
            <w:sz w:val="20"/>
            <w:szCs w:val="20"/>
            <w:highlight w:val="white"/>
            <w:u w:val="single"/>
          </w:rPr>
          <w:t>ti.106201.2014.a02</w:t>
        </w:r>
      </w:hyperlink>
      <w:r>
        <w:rPr>
          <w:sz w:val="20"/>
          <w:szCs w:val="20"/>
          <w:highlight w:val="white"/>
        </w:rPr>
        <w:t xml:space="preserve"> </w:t>
      </w:r>
    </w:p>
    <w:p w14:paraId="62535DA1" w14:textId="77777777" w:rsidR="00016AD3" w:rsidRDefault="008742D2">
      <w:pPr>
        <w:rPr>
          <w:i/>
          <w:sz w:val="20"/>
          <w:szCs w:val="20"/>
          <w:highlight w:val="white"/>
        </w:rPr>
      </w:pPr>
      <w:r>
        <w:rPr>
          <w:sz w:val="20"/>
          <w:szCs w:val="20"/>
          <w:highlight w:val="white"/>
        </w:rPr>
        <w:t xml:space="preserve">Carroll, J. B., and </w:t>
      </w:r>
      <w:proofErr w:type="spellStart"/>
      <w:r>
        <w:rPr>
          <w:sz w:val="20"/>
          <w:szCs w:val="20"/>
          <w:highlight w:val="white"/>
        </w:rPr>
        <w:t>Sapon</w:t>
      </w:r>
      <w:proofErr w:type="spellEnd"/>
      <w:r>
        <w:rPr>
          <w:sz w:val="20"/>
          <w:szCs w:val="20"/>
          <w:highlight w:val="white"/>
        </w:rPr>
        <w:t xml:space="preserve">, S. M. (1959). Modern Language Aptitude Test. </w:t>
      </w:r>
      <w:r>
        <w:rPr>
          <w:i/>
          <w:sz w:val="20"/>
          <w:szCs w:val="20"/>
          <w:highlight w:val="white"/>
        </w:rPr>
        <w:t>Psychological Corporation.</w:t>
      </w:r>
    </w:p>
    <w:p w14:paraId="333BCA86" w14:textId="77777777" w:rsidR="00016AD3" w:rsidRDefault="008742D2">
      <w:pPr>
        <w:rPr>
          <w:sz w:val="20"/>
          <w:szCs w:val="20"/>
          <w:highlight w:val="white"/>
        </w:rPr>
      </w:pPr>
      <w:r>
        <w:rPr>
          <w:sz w:val="20"/>
          <w:szCs w:val="20"/>
          <w:highlight w:val="white"/>
        </w:rPr>
        <w:t xml:space="preserve">Carroll, J. B., </w:t>
      </w:r>
      <w:proofErr w:type="spellStart"/>
      <w:r>
        <w:rPr>
          <w:sz w:val="20"/>
          <w:szCs w:val="20"/>
          <w:highlight w:val="white"/>
        </w:rPr>
        <w:t>Sapon</w:t>
      </w:r>
      <w:proofErr w:type="spellEnd"/>
      <w:r>
        <w:rPr>
          <w:sz w:val="20"/>
          <w:szCs w:val="20"/>
          <w:highlight w:val="white"/>
        </w:rPr>
        <w:t xml:space="preserve">, S. M., Reed, D. J., and Stansfield, C. W. (2010). </w:t>
      </w:r>
      <w:r>
        <w:rPr>
          <w:i/>
          <w:sz w:val="20"/>
          <w:szCs w:val="20"/>
          <w:highlight w:val="white"/>
        </w:rPr>
        <w:t xml:space="preserve">Modern Language Aptitude Test: Manual. </w:t>
      </w:r>
      <w:r>
        <w:rPr>
          <w:sz w:val="20"/>
          <w:szCs w:val="20"/>
          <w:highlight w:val="white"/>
        </w:rPr>
        <w:t>Second Language Testing Foundation.</w:t>
      </w:r>
    </w:p>
    <w:p w14:paraId="17D532C6" w14:textId="2D262756" w:rsidR="00016AD3" w:rsidRDefault="008742D2">
      <w:pPr>
        <w:rPr>
          <w:ins w:id="710" w:author="Freya Watkins" w:date="2022-06-08T08:48:00Z"/>
          <w:sz w:val="20"/>
          <w:szCs w:val="20"/>
          <w:highlight w:val="white"/>
        </w:rPr>
      </w:pPr>
      <w:ins w:id="711" w:author="Freya Watkins" w:date="2022-06-08T08:48:00Z">
        <w:r>
          <w:rPr>
            <w:sz w:val="20"/>
            <w:szCs w:val="20"/>
            <w:highlight w:val="white"/>
          </w:rPr>
          <w:t xml:space="preserve">Carver, C. S., and White, T. L. (1994). Behavioral inhibition, behavioral activation, and affective responses to impending reward and punishment: The BIS/BAS Scales. </w:t>
        </w:r>
        <w:r w:rsidRPr="00BF44AE">
          <w:rPr>
            <w:i/>
            <w:iCs/>
            <w:sz w:val="20"/>
            <w:szCs w:val="20"/>
            <w:highlight w:val="white"/>
          </w:rPr>
          <w:t>Journal of Personality and Social Psychology, 67</w:t>
        </w:r>
        <w:r>
          <w:rPr>
            <w:sz w:val="20"/>
            <w:szCs w:val="20"/>
            <w:highlight w:val="white"/>
          </w:rPr>
          <w:t>(2), 319–333.</w:t>
        </w:r>
        <w:r>
          <w:fldChar w:fldCharType="begin"/>
        </w:r>
        <w:r>
          <w:instrText>HYPERLINK "https://doi.org/10.1037/0022-3514.67.2.319"</w:instrText>
        </w:r>
      </w:ins>
      <w:ins w:id="712" w:author="Freya Watkins" w:date="2022-06-08T08:48:00Z">
        <w:r>
          <w:fldChar w:fldCharType="separate"/>
        </w:r>
        <w:r>
          <w:rPr>
            <w:sz w:val="20"/>
            <w:szCs w:val="20"/>
            <w:highlight w:val="white"/>
          </w:rPr>
          <w:t xml:space="preserve"> </w:t>
        </w:r>
        <w:r>
          <w:fldChar w:fldCharType="end"/>
        </w:r>
        <w:proofErr w:type="spellStart"/>
        <w:r>
          <w:rPr>
            <w:sz w:val="20"/>
            <w:szCs w:val="20"/>
            <w:highlight w:val="white"/>
          </w:rPr>
          <w:t>doi</w:t>
        </w:r>
        <w:proofErr w:type="spellEnd"/>
        <w:r>
          <w:rPr>
            <w:sz w:val="20"/>
            <w:szCs w:val="20"/>
            <w:highlight w:val="white"/>
          </w:rPr>
          <w:t>:</w:t>
        </w:r>
        <w:r>
          <w:fldChar w:fldCharType="begin"/>
        </w:r>
        <w:r>
          <w:instrText>HYPERLINK "https://doi.org/10.1037/0022-3514.67.2.319"</w:instrText>
        </w:r>
      </w:ins>
      <w:ins w:id="713" w:author="Freya Watkins" w:date="2022-06-08T08:48:00Z">
        <w:r>
          <w:fldChar w:fldCharType="separate"/>
        </w:r>
        <w:r>
          <w:rPr>
            <w:sz w:val="20"/>
            <w:szCs w:val="20"/>
            <w:highlight w:val="white"/>
          </w:rPr>
          <w:t xml:space="preserve"> 10.1037/0022-3514.67.2.319</w:t>
        </w:r>
        <w:r>
          <w:fldChar w:fldCharType="end"/>
        </w:r>
      </w:ins>
    </w:p>
    <w:p w14:paraId="6909A354" w14:textId="77777777" w:rsidR="00016AD3" w:rsidRDefault="008742D2">
      <w:pPr>
        <w:rPr>
          <w:sz w:val="20"/>
          <w:szCs w:val="20"/>
          <w:highlight w:val="white"/>
        </w:rPr>
      </w:pPr>
      <w:r>
        <w:rPr>
          <w:sz w:val="20"/>
          <w:szCs w:val="20"/>
          <w:highlight w:val="white"/>
        </w:rPr>
        <w:t>CFA. (2012).</w:t>
      </w:r>
      <w:r>
        <w:rPr>
          <w:i/>
          <w:sz w:val="20"/>
          <w:szCs w:val="20"/>
          <w:highlight w:val="white"/>
        </w:rPr>
        <w:t xml:space="preserve"> Interpreting: National Occupational Standards.</w:t>
      </w:r>
      <w:r>
        <w:rPr>
          <w:sz w:val="20"/>
          <w:szCs w:val="20"/>
          <w:highlight w:val="white"/>
        </w:rPr>
        <w:t xml:space="preserve"> Retrieved from </w:t>
      </w:r>
      <w:hyperlink r:id="rId32">
        <w:r>
          <w:rPr>
            <w:color w:val="1155CC"/>
            <w:sz w:val="20"/>
            <w:szCs w:val="20"/>
            <w:highlight w:val="white"/>
            <w:u w:val="single"/>
          </w:rPr>
          <w:t>https://dpsionline.co.uk/wp-content/uploads/2019/03/National-Occupational-Standards-Interpreting-2006.pdf</w:t>
        </w:r>
      </w:hyperlink>
      <w:r>
        <w:rPr>
          <w:sz w:val="20"/>
          <w:szCs w:val="20"/>
          <w:highlight w:val="white"/>
        </w:rPr>
        <w:t xml:space="preserve"> Last accessed: 12th April 2022</w:t>
      </w:r>
    </w:p>
    <w:p w14:paraId="31CBBFB5" w14:textId="77777777" w:rsidR="00016AD3" w:rsidRDefault="008742D2">
      <w:pPr>
        <w:rPr>
          <w:color w:val="1155CC"/>
          <w:sz w:val="20"/>
          <w:szCs w:val="20"/>
          <w:highlight w:val="white"/>
          <w:u w:val="single"/>
        </w:rPr>
      </w:pPr>
      <w:proofErr w:type="spellStart"/>
      <w:r>
        <w:rPr>
          <w:sz w:val="20"/>
          <w:szCs w:val="20"/>
          <w:highlight w:val="white"/>
        </w:rPr>
        <w:lastRenderedPageBreak/>
        <w:t>Chmiel</w:t>
      </w:r>
      <w:proofErr w:type="spellEnd"/>
      <w:r>
        <w:rPr>
          <w:sz w:val="20"/>
          <w:szCs w:val="20"/>
          <w:highlight w:val="white"/>
        </w:rPr>
        <w:t xml:space="preserve">, A. (2018). In search of the working memory advantage in conference interpreting – Training, </w:t>
      </w:r>
      <w:proofErr w:type="gramStart"/>
      <w:r>
        <w:rPr>
          <w:sz w:val="20"/>
          <w:szCs w:val="20"/>
          <w:highlight w:val="white"/>
        </w:rPr>
        <w:t>experience</w:t>
      </w:r>
      <w:proofErr w:type="gramEnd"/>
      <w:r>
        <w:rPr>
          <w:sz w:val="20"/>
          <w:szCs w:val="20"/>
          <w:highlight w:val="white"/>
        </w:rPr>
        <w:t xml:space="preserve"> and task effects. </w:t>
      </w:r>
      <w:r>
        <w:rPr>
          <w:i/>
          <w:sz w:val="20"/>
          <w:szCs w:val="20"/>
          <w:highlight w:val="white"/>
        </w:rPr>
        <w:t>International Journal of Bilingualism</w:t>
      </w:r>
      <w:r>
        <w:rPr>
          <w:sz w:val="20"/>
          <w:szCs w:val="20"/>
          <w:highlight w:val="white"/>
        </w:rPr>
        <w:t xml:space="preserve">, </w:t>
      </w:r>
      <w:r>
        <w:rPr>
          <w:i/>
          <w:sz w:val="20"/>
          <w:szCs w:val="20"/>
          <w:highlight w:val="white"/>
        </w:rPr>
        <w:t>22</w:t>
      </w:r>
      <w:r>
        <w:rPr>
          <w:sz w:val="20"/>
          <w:szCs w:val="20"/>
          <w:highlight w:val="white"/>
        </w:rPr>
        <w:t>(3), 371–384.</w:t>
      </w:r>
      <w:hyperlink r:id="rId33">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34">
        <w:r>
          <w:rPr>
            <w:color w:val="1155CC"/>
            <w:sz w:val="20"/>
            <w:szCs w:val="20"/>
            <w:highlight w:val="white"/>
            <w:u w:val="single"/>
          </w:rPr>
          <w:t>10.1177/1367006916681082</w:t>
        </w:r>
      </w:hyperlink>
    </w:p>
    <w:p w14:paraId="708655B2" w14:textId="77777777" w:rsidR="00016AD3" w:rsidRDefault="008742D2">
      <w:pPr>
        <w:rPr>
          <w:sz w:val="20"/>
          <w:szCs w:val="20"/>
          <w:highlight w:val="white"/>
        </w:rPr>
      </w:pPr>
      <w:proofErr w:type="spellStart"/>
      <w:r>
        <w:rPr>
          <w:sz w:val="20"/>
          <w:szCs w:val="20"/>
          <w:highlight w:val="white"/>
        </w:rPr>
        <w:t>Christoffels</w:t>
      </w:r>
      <w:proofErr w:type="spellEnd"/>
      <w:r>
        <w:rPr>
          <w:sz w:val="20"/>
          <w:szCs w:val="20"/>
          <w:highlight w:val="white"/>
        </w:rPr>
        <w:t xml:space="preserve">, I.K., de Groot, A.M.B. and Kroll, J.F. (2006). Memory and language skills in simultaneous interpreters: The role of expertise and language proficiency, </w:t>
      </w:r>
      <w:r>
        <w:rPr>
          <w:i/>
          <w:sz w:val="20"/>
          <w:szCs w:val="20"/>
          <w:highlight w:val="white"/>
        </w:rPr>
        <w:t xml:space="preserve">Journal of </w:t>
      </w:r>
      <w:proofErr w:type="gramStart"/>
      <w:r>
        <w:rPr>
          <w:i/>
          <w:sz w:val="20"/>
          <w:szCs w:val="20"/>
          <w:highlight w:val="white"/>
        </w:rPr>
        <w:t>Memory</w:t>
      </w:r>
      <w:proofErr w:type="gramEnd"/>
      <w:r>
        <w:rPr>
          <w:i/>
          <w:sz w:val="20"/>
          <w:szCs w:val="20"/>
          <w:highlight w:val="white"/>
        </w:rPr>
        <w:t xml:space="preserve"> and Language</w:t>
      </w:r>
      <w:r>
        <w:rPr>
          <w:sz w:val="20"/>
          <w:szCs w:val="20"/>
          <w:highlight w:val="white"/>
        </w:rPr>
        <w:t xml:space="preserve">, 54(3), 324–345. </w:t>
      </w:r>
      <w:proofErr w:type="spellStart"/>
      <w:r>
        <w:rPr>
          <w:sz w:val="20"/>
          <w:szCs w:val="20"/>
          <w:highlight w:val="white"/>
        </w:rPr>
        <w:t>doi</w:t>
      </w:r>
      <w:proofErr w:type="spellEnd"/>
      <w:r>
        <w:rPr>
          <w:sz w:val="20"/>
          <w:szCs w:val="20"/>
          <w:highlight w:val="white"/>
        </w:rPr>
        <w:t xml:space="preserve">: </w:t>
      </w:r>
      <w:hyperlink r:id="rId35">
        <w:r>
          <w:rPr>
            <w:color w:val="1155CC"/>
            <w:sz w:val="20"/>
            <w:szCs w:val="20"/>
            <w:highlight w:val="white"/>
            <w:u w:val="single"/>
          </w:rPr>
          <w:t>10.1016/j.jml.2005.12.004</w:t>
        </w:r>
      </w:hyperlink>
      <w:r>
        <w:rPr>
          <w:sz w:val="20"/>
          <w:szCs w:val="20"/>
          <w:highlight w:val="white"/>
        </w:rPr>
        <w:t>.</w:t>
      </w:r>
    </w:p>
    <w:p w14:paraId="6C9290C9" w14:textId="77777777" w:rsidR="00016AD3" w:rsidRDefault="008742D2">
      <w:pPr>
        <w:rPr>
          <w:sz w:val="20"/>
          <w:szCs w:val="20"/>
          <w:highlight w:val="white"/>
        </w:rPr>
      </w:pPr>
      <w:proofErr w:type="spellStart"/>
      <w:r>
        <w:rPr>
          <w:sz w:val="20"/>
          <w:szCs w:val="20"/>
          <w:highlight w:val="white"/>
        </w:rPr>
        <w:t>Cokely</w:t>
      </w:r>
      <w:proofErr w:type="spellEnd"/>
      <w:r>
        <w:rPr>
          <w:sz w:val="20"/>
          <w:szCs w:val="20"/>
          <w:highlight w:val="white"/>
        </w:rPr>
        <w:t xml:space="preserve">, D. (1986). College Level Sign Language Programs: A Resource List. </w:t>
      </w:r>
      <w:r>
        <w:rPr>
          <w:i/>
          <w:sz w:val="20"/>
          <w:szCs w:val="20"/>
          <w:highlight w:val="white"/>
        </w:rPr>
        <w:t>Sign Language Studies</w:t>
      </w:r>
      <w:r>
        <w:rPr>
          <w:sz w:val="20"/>
          <w:szCs w:val="20"/>
          <w:highlight w:val="white"/>
        </w:rPr>
        <w:t xml:space="preserve">, </w:t>
      </w:r>
      <w:r>
        <w:rPr>
          <w:i/>
          <w:sz w:val="20"/>
          <w:szCs w:val="20"/>
          <w:highlight w:val="white"/>
        </w:rPr>
        <w:t>50</w:t>
      </w:r>
      <w:r>
        <w:rPr>
          <w:sz w:val="20"/>
          <w:szCs w:val="20"/>
          <w:highlight w:val="white"/>
        </w:rPr>
        <w:t>, 78–92. JSTOR.</w:t>
      </w:r>
    </w:p>
    <w:p w14:paraId="4DC96A6D" w14:textId="77777777" w:rsidR="00016AD3" w:rsidRDefault="008742D2">
      <w:pPr>
        <w:rPr>
          <w:sz w:val="20"/>
          <w:szCs w:val="20"/>
          <w:highlight w:val="white"/>
        </w:rPr>
      </w:pPr>
      <w:r>
        <w:rPr>
          <w:sz w:val="20"/>
          <w:szCs w:val="20"/>
          <w:highlight w:val="white"/>
        </w:rPr>
        <w:t xml:space="preserve">Cormier, K., Adam, R., Rowley, K., </w:t>
      </w:r>
      <w:proofErr w:type="spellStart"/>
      <w:r>
        <w:rPr>
          <w:sz w:val="20"/>
          <w:szCs w:val="20"/>
          <w:highlight w:val="white"/>
        </w:rPr>
        <w:t>Woll</w:t>
      </w:r>
      <w:proofErr w:type="spellEnd"/>
      <w:r>
        <w:rPr>
          <w:sz w:val="20"/>
          <w:szCs w:val="20"/>
          <w:highlight w:val="white"/>
        </w:rPr>
        <w:t xml:space="preserve">, B., and Atkinson, J. (2012). The BSL Sentence Reproduction Test: Exploring age-of-acquisition effects in British deaf adults. </w:t>
      </w:r>
      <w:r>
        <w:rPr>
          <w:i/>
          <w:sz w:val="20"/>
          <w:szCs w:val="20"/>
          <w:highlight w:val="white"/>
        </w:rPr>
        <w:t>34th Annual Meeting of the German Association of Linguistics, Frankfurt am Main</w:t>
      </w:r>
      <w:r>
        <w:rPr>
          <w:sz w:val="20"/>
          <w:szCs w:val="20"/>
          <w:highlight w:val="white"/>
        </w:rPr>
        <w:t>.</w:t>
      </w:r>
    </w:p>
    <w:p w14:paraId="4304B7BB" w14:textId="77777777" w:rsidR="00016AD3" w:rsidRDefault="008742D2">
      <w:pPr>
        <w:rPr>
          <w:sz w:val="20"/>
          <w:szCs w:val="20"/>
          <w:highlight w:val="white"/>
        </w:rPr>
      </w:pPr>
      <w:proofErr w:type="spellStart"/>
      <w:r>
        <w:rPr>
          <w:sz w:val="20"/>
          <w:szCs w:val="20"/>
          <w:highlight w:val="white"/>
        </w:rPr>
        <w:t>Corsi</w:t>
      </w:r>
      <w:proofErr w:type="spellEnd"/>
      <w:r>
        <w:rPr>
          <w:sz w:val="20"/>
          <w:szCs w:val="20"/>
          <w:highlight w:val="white"/>
        </w:rPr>
        <w:t xml:space="preserve">, P. M. (1972). </w:t>
      </w:r>
      <w:r>
        <w:rPr>
          <w:i/>
          <w:sz w:val="20"/>
          <w:szCs w:val="20"/>
          <w:highlight w:val="white"/>
        </w:rPr>
        <w:t>Human memory and the medial temporal region of the brain</w:t>
      </w:r>
      <w:r>
        <w:rPr>
          <w:sz w:val="20"/>
          <w:szCs w:val="20"/>
          <w:highlight w:val="white"/>
        </w:rPr>
        <w:t>. [Doctoral Thesis]. McGill University, Montreal.</w:t>
      </w:r>
    </w:p>
    <w:p w14:paraId="27095C7F" w14:textId="77777777" w:rsidR="00016AD3" w:rsidRDefault="008742D2">
      <w:pPr>
        <w:rPr>
          <w:i/>
          <w:sz w:val="20"/>
          <w:szCs w:val="20"/>
          <w:highlight w:val="white"/>
        </w:rPr>
      </w:pPr>
      <w:proofErr w:type="spellStart"/>
      <w:r>
        <w:rPr>
          <w:sz w:val="20"/>
          <w:szCs w:val="20"/>
          <w:highlight w:val="white"/>
        </w:rPr>
        <w:t>Croschere</w:t>
      </w:r>
      <w:proofErr w:type="spellEnd"/>
      <w:r>
        <w:rPr>
          <w:sz w:val="20"/>
          <w:szCs w:val="20"/>
          <w:highlight w:val="white"/>
        </w:rPr>
        <w:t xml:space="preserve">, J., </w:t>
      </w:r>
      <w:proofErr w:type="spellStart"/>
      <w:r>
        <w:rPr>
          <w:sz w:val="20"/>
          <w:szCs w:val="20"/>
          <w:highlight w:val="white"/>
        </w:rPr>
        <w:t>Dupey</w:t>
      </w:r>
      <w:proofErr w:type="spellEnd"/>
      <w:r>
        <w:rPr>
          <w:sz w:val="20"/>
          <w:szCs w:val="20"/>
          <w:highlight w:val="white"/>
        </w:rPr>
        <w:t xml:space="preserve">, L., Hilliard, M., Koehn, H., and Mayra, K. (2012). The effects of time of day and practice on cognitive abilities: Forward and backward </w:t>
      </w:r>
      <w:proofErr w:type="spellStart"/>
      <w:r>
        <w:rPr>
          <w:sz w:val="20"/>
          <w:szCs w:val="20"/>
          <w:highlight w:val="white"/>
        </w:rPr>
        <w:t>Corsi</w:t>
      </w:r>
      <w:proofErr w:type="spellEnd"/>
      <w:r>
        <w:rPr>
          <w:sz w:val="20"/>
          <w:szCs w:val="20"/>
          <w:highlight w:val="white"/>
        </w:rPr>
        <w:t xml:space="preserve"> block test and digit span. </w:t>
      </w:r>
      <w:r>
        <w:rPr>
          <w:i/>
          <w:sz w:val="20"/>
          <w:szCs w:val="20"/>
          <w:highlight w:val="white"/>
        </w:rPr>
        <w:t>PEBL Technical Report Series.</w:t>
      </w:r>
    </w:p>
    <w:p w14:paraId="2D2E4CA1" w14:textId="77777777" w:rsidR="00016AD3" w:rsidRDefault="008742D2">
      <w:pPr>
        <w:rPr>
          <w:sz w:val="20"/>
          <w:szCs w:val="20"/>
          <w:highlight w:val="white"/>
        </w:rPr>
      </w:pPr>
      <w:r>
        <w:rPr>
          <w:sz w:val="20"/>
          <w:szCs w:val="20"/>
          <w:highlight w:val="white"/>
        </w:rPr>
        <w:t xml:space="preserve">Department for Work and Pensions (DWP). (2017). </w:t>
      </w:r>
      <w:r>
        <w:rPr>
          <w:i/>
          <w:sz w:val="20"/>
          <w:szCs w:val="20"/>
          <w:highlight w:val="white"/>
        </w:rPr>
        <w:t>Market review of British Sign Language and communications provision for people who are deaf or have hearing loss.</w:t>
      </w:r>
      <w:r>
        <w:rPr>
          <w:sz w:val="20"/>
          <w:szCs w:val="20"/>
          <w:highlight w:val="white"/>
        </w:rPr>
        <w:t xml:space="preserve"> </w:t>
      </w:r>
      <w:hyperlink r:id="rId36">
        <w:r>
          <w:rPr>
            <w:color w:val="1155CC"/>
            <w:sz w:val="20"/>
            <w:szCs w:val="20"/>
            <w:highlight w:val="white"/>
            <w:u w:val="single"/>
          </w:rPr>
          <w:t>https://www.youtube.com/watch?v=7MguokqjMco</w:t>
        </w:r>
      </w:hyperlink>
      <w:r>
        <w:rPr>
          <w:sz w:val="20"/>
          <w:szCs w:val="20"/>
          <w:highlight w:val="white"/>
        </w:rPr>
        <w:t xml:space="preserve"> </w:t>
      </w:r>
    </w:p>
    <w:p w14:paraId="643E83D1" w14:textId="77777777" w:rsidR="00016AD3" w:rsidRDefault="008742D2">
      <w:pPr>
        <w:rPr>
          <w:color w:val="1155CC"/>
          <w:sz w:val="20"/>
          <w:szCs w:val="20"/>
          <w:highlight w:val="white"/>
          <w:u w:val="single"/>
        </w:rPr>
      </w:pPr>
      <w:r>
        <w:rPr>
          <w:sz w:val="20"/>
          <w:szCs w:val="20"/>
          <w:highlight w:val="white"/>
        </w:rPr>
        <w:t xml:space="preserve">Dong, Y., Liu, Y., and Cai, R. (2018). How Does Consecutive Interpreting Training Influence Working Memory: A Longitudinal Study of Potential Links Between the Two. </w:t>
      </w:r>
      <w:r>
        <w:rPr>
          <w:i/>
          <w:sz w:val="20"/>
          <w:szCs w:val="20"/>
          <w:highlight w:val="white"/>
        </w:rPr>
        <w:t>Frontiers in Psychology</w:t>
      </w:r>
      <w:r>
        <w:rPr>
          <w:sz w:val="20"/>
          <w:szCs w:val="20"/>
          <w:highlight w:val="white"/>
        </w:rPr>
        <w:t xml:space="preserve">, </w:t>
      </w:r>
      <w:r>
        <w:rPr>
          <w:i/>
          <w:sz w:val="20"/>
          <w:szCs w:val="20"/>
          <w:highlight w:val="white"/>
        </w:rPr>
        <w:t>9</w:t>
      </w:r>
      <w:r>
        <w:rPr>
          <w:sz w:val="20"/>
          <w:szCs w:val="20"/>
          <w:highlight w:val="white"/>
        </w:rPr>
        <w:t>.</w:t>
      </w:r>
      <w:hyperlink r:id="rId37">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38">
        <w:r>
          <w:rPr>
            <w:color w:val="1155CC"/>
            <w:sz w:val="20"/>
            <w:szCs w:val="20"/>
            <w:highlight w:val="white"/>
            <w:u w:val="single"/>
          </w:rPr>
          <w:t>10.3389/fpsyg.2018.00875</w:t>
        </w:r>
      </w:hyperlink>
    </w:p>
    <w:p w14:paraId="4D53E621" w14:textId="77777777" w:rsidR="00016AD3" w:rsidRDefault="008742D2">
      <w:pPr>
        <w:rPr>
          <w:sz w:val="20"/>
          <w:szCs w:val="20"/>
          <w:highlight w:val="white"/>
        </w:rPr>
      </w:pPr>
      <w:proofErr w:type="spellStart"/>
      <w:r>
        <w:rPr>
          <w:sz w:val="20"/>
          <w:szCs w:val="20"/>
          <w:highlight w:val="white"/>
        </w:rPr>
        <w:t>Ebi</w:t>
      </w:r>
      <w:proofErr w:type="spellEnd"/>
      <w:r>
        <w:rPr>
          <w:sz w:val="20"/>
          <w:szCs w:val="20"/>
          <w:highlight w:val="white"/>
        </w:rPr>
        <w:t xml:space="preserve">, K. (2019). How climate change could make our food less nutritious. </w:t>
      </w:r>
      <w:r>
        <w:rPr>
          <w:i/>
          <w:sz w:val="20"/>
          <w:szCs w:val="20"/>
          <w:highlight w:val="white"/>
        </w:rPr>
        <w:t>TED2019, Vancouver, BC.</w:t>
      </w:r>
      <w:r>
        <w:rPr>
          <w:sz w:val="20"/>
          <w:szCs w:val="20"/>
          <w:highlight w:val="white"/>
        </w:rPr>
        <w:t xml:space="preserve"> </w:t>
      </w:r>
      <w:hyperlink r:id="rId39">
        <w:r>
          <w:rPr>
            <w:color w:val="1155CC"/>
            <w:sz w:val="20"/>
            <w:szCs w:val="20"/>
            <w:highlight w:val="white"/>
            <w:u w:val="single"/>
          </w:rPr>
          <w:t>https://www.ted.com/talks/kristie_ebi_how_climate_change_could_make_our_food_less_nutritious</w:t>
        </w:r>
      </w:hyperlink>
      <w:r>
        <w:rPr>
          <w:sz w:val="20"/>
          <w:szCs w:val="20"/>
          <w:highlight w:val="white"/>
        </w:rPr>
        <w:t xml:space="preserve"> </w:t>
      </w:r>
    </w:p>
    <w:p w14:paraId="26B06DD6" w14:textId="77777777" w:rsidR="00016AD3" w:rsidRDefault="008742D2">
      <w:pPr>
        <w:rPr>
          <w:sz w:val="20"/>
          <w:szCs w:val="20"/>
          <w:highlight w:val="white"/>
        </w:rPr>
      </w:pPr>
      <w:proofErr w:type="spellStart"/>
      <w:r>
        <w:rPr>
          <w:sz w:val="20"/>
          <w:szCs w:val="20"/>
          <w:highlight w:val="white"/>
        </w:rPr>
        <w:t>Emmorey</w:t>
      </w:r>
      <w:proofErr w:type="spellEnd"/>
      <w:r>
        <w:rPr>
          <w:sz w:val="20"/>
          <w:szCs w:val="20"/>
          <w:highlight w:val="white"/>
        </w:rPr>
        <w:t xml:space="preserve">, K. (1998). The impact of sign language use on visuospatial cognition. In </w:t>
      </w:r>
      <w:r>
        <w:rPr>
          <w:i/>
          <w:sz w:val="20"/>
          <w:szCs w:val="20"/>
          <w:highlight w:val="white"/>
        </w:rPr>
        <w:t>Psychological Perspectives on Deafness 2</w:t>
      </w:r>
      <w:r>
        <w:rPr>
          <w:sz w:val="20"/>
          <w:szCs w:val="20"/>
          <w:highlight w:val="white"/>
        </w:rPr>
        <w:t>, 19–52.</w:t>
      </w:r>
    </w:p>
    <w:p w14:paraId="59726928" w14:textId="77777777" w:rsidR="00016AD3" w:rsidRDefault="008742D2">
      <w:pPr>
        <w:rPr>
          <w:sz w:val="20"/>
          <w:szCs w:val="20"/>
          <w:highlight w:val="white"/>
        </w:rPr>
      </w:pPr>
      <w:proofErr w:type="spellStart"/>
      <w:r>
        <w:rPr>
          <w:sz w:val="20"/>
          <w:szCs w:val="20"/>
          <w:highlight w:val="white"/>
        </w:rPr>
        <w:t>Emmorey</w:t>
      </w:r>
      <w:proofErr w:type="spellEnd"/>
      <w:r>
        <w:rPr>
          <w:sz w:val="20"/>
          <w:szCs w:val="20"/>
          <w:highlight w:val="white"/>
        </w:rPr>
        <w:t xml:space="preserve">, K. (2002). </w:t>
      </w:r>
      <w:r>
        <w:rPr>
          <w:i/>
          <w:sz w:val="20"/>
          <w:szCs w:val="20"/>
          <w:highlight w:val="white"/>
        </w:rPr>
        <w:t>Language, Cognition, and the Brain: Insights From Sign Language Research</w:t>
      </w:r>
      <w:r>
        <w:rPr>
          <w:sz w:val="20"/>
          <w:szCs w:val="20"/>
          <w:highlight w:val="white"/>
        </w:rPr>
        <w:t>. Psychology Press.</w:t>
      </w:r>
    </w:p>
    <w:p w14:paraId="15390923" w14:textId="77777777" w:rsidR="00016AD3" w:rsidRDefault="008742D2">
      <w:pPr>
        <w:rPr>
          <w:color w:val="1155CC"/>
          <w:sz w:val="20"/>
          <w:szCs w:val="20"/>
          <w:highlight w:val="white"/>
          <w:u w:val="single"/>
        </w:rPr>
      </w:pPr>
      <w:proofErr w:type="spellStart"/>
      <w:r>
        <w:rPr>
          <w:sz w:val="20"/>
          <w:szCs w:val="20"/>
          <w:highlight w:val="white"/>
        </w:rPr>
        <w:t>Emmorey</w:t>
      </w:r>
      <w:proofErr w:type="spellEnd"/>
      <w:r>
        <w:rPr>
          <w:sz w:val="20"/>
          <w:szCs w:val="20"/>
          <w:highlight w:val="white"/>
        </w:rPr>
        <w:t xml:space="preserve">, K., Klima, E., and Hickok, G. (1998). Mental rotation within linguistic and non-linguistic domains in users of American Sign Language. </w:t>
      </w:r>
      <w:r>
        <w:rPr>
          <w:i/>
          <w:sz w:val="20"/>
          <w:szCs w:val="20"/>
          <w:highlight w:val="white"/>
        </w:rPr>
        <w:t>Cognition</w:t>
      </w:r>
      <w:r>
        <w:rPr>
          <w:sz w:val="20"/>
          <w:szCs w:val="20"/>
          <w:highlight w:val="white"/>
        </w:rPr>
        <w:t xml:space="preserve">, </w:t>
      </w:r>
      <w:r>
        <w:rPr>
          <w:i/>
          <w:sz w:val="20"/>
          <w:szCs w:val="20"/>
          <w:highlight w:val="white"/>
        </w:rPr>
        <w:t>68</w:t>
      </w:r>
      <w:r>
        <w:rPr>
          <w:sz w:val="20"/>
          <w:szCs w:val="20"/>
          <w:highlight w:val="white"/>
        </w:rPr>
        <w:t xml:space="preserve">(3), 221–246. </w:t>
      </w:r>
      <w:proofErr w:type="spellStart"/>
      <w:r>
        <w:rPr>
          <w:sz w:val="20"/>
          <w:szCs w:val="20"/>
          <w:highlight w:val="white"/>
        </w:rPr>
        <w:t>doi</w:t>
      </w:r>
      <w:proofErr w:type="spellEnd"/>
      <w:r>
        <w:rPr>
          <w:sz w:val="20"/>
          <w:szCs w:val="20"/>
          <w:highlight w:val="white"/>
        </w:rPr>
        <w:t>:</w:t>
      </w:r>
      <w:hyperlink r:id="rId40">
        <w:r>
          <w:rPr>
            <w:sz w:val="20"/>
            <w:szCs w:val="20"/>
            <w:highlight w:val="white"/>
          </w:rPr>
          <w:t xml:space="preserve"> </w:t>
        </w:r>
      </w:hyperlink>
      <w:hyperlink r:id="rId41">
        <w:r>
          <w:rPr>
            <w:color w:val="1155CC"/>
            <w:sz w:val="20"/>
            <w:szCs w:val="20"/>
            <w:highlight w:val="white"/>
            <w:u w:val="single"/>
          </w:rPr>
          <w:t>10.1016/s0010-0277(98)00054-7</w:t>
        </w:r>
      </w:hyperlink>
    </w:p>
    <w:p w14:paraId="482042E1" w14:textId="77777777" w:rsidR="00016AD3" w:rsidRPr="0068163E" w:rsidRDefault="008742D2">
      <w:pPr>
        <w:rPr>
          <w:sz w:val="20"/>
          <w:szCs w:val="20"/>
          <w:highlight w:val="white"/>
          <w:lang w:val="de-DE"/>
        </w:rPr>
      </w:pPr>
      <w:r>
        <w:rPr>
          <w:sz w:val="20"/>
          <w:szCs w:val="20"/>
          <w:highlight w:val="white"/>
        </w:rPr>
        <w:t xml:space="preserve">Forbes, S. (2020). </w:t>
      </w:r>
      <w:proofErr w:type="spellStart"/>
      <w:r>
        <w:rPr>
          <w:sz w:val="20"/>
          <w:szCs w:val="20"/>
          <w:highlight w:val="white"/>
        </w:rPr>
        <w:t>PupillometryR</w:t>
      </w:r>
      <w:proofErr w:type="spellEnd"/>
      <w:r>
        <w:rPr>
          <w:sz w:val="20"/>
          <w:szCs w:val="20"/>
          <w:highlight w:val="white"/>
        </w:rPr>
        <w:t xml:space="preserve">: A Unified Pipeline for Pupillometry Data. </w:t>
      </w:r>
      <w:r w:rsidRPr="0068163E">
        <w:rPr>
          <w:sz w:val="20"/>
          <w:szCs w:val="20"/>
          <w:highlight w:val="white"/>
          <w:lang w:val="de-DE"/>
        </w:rPr>
        <w:t xml:space="preserve">R </w:t>
      </w:r>
      <w:proofErr w:type="spellStart"/>
      <w:r w:rsidRPr="0068163E">
        <w:rPr>
          <w:sz w:val="20"/>
          <w:szCs w:val="20"/>
          <w:highlight w:val="white"/>
          <w:lang w:val="de-DE"/>
        </w:rPr>
        <w:t>package</w:t>
      </w:r>
      <w:proofErr w:type="spellEnd"/>
      <w:r w:rsidRPr="0068163E">
        <w:rPr>
          <w:sz w:val="20"/>
          <w:szCs w:val="20"/>
          <w:highlight w:val="white"/>
          <w:lang w:val="de-DE"/>
        </w:rPr>
        <w:t xml:space="preserve"> </w:t>
      </w:r>
      <w:proofErr w:type="spellStart"/>
      <w:r w:rsidRPr="0068163E">
        <w:rPr>
          <w:sz w:val="20"/>
          <w:szCs w:val="20"/>
          <w:highlight w:val="white"/>
          <w:lang w:val="de-DE"/>
        </w:rPr>
        <w:t>version</w:t>
      </w:r>
      <w:proofErr w:type="spellEnd"/>
      <w:r w:rsidRPr="0068163E">
        <w:rPr>
          <w:sz w:val="20"/>
          <w:szCs w:val="20"/>
          <w:highlight w:val="white"/>
          <w:lang w:val="de-DE"/>
        </w:rPr>
        <w:t xml:space="preserve"> 0.0.3. </w:t>
      </w:r>
      <w:r w:rsidR="00000000">
        <w:fldChar w:fldCharType="begin"/>
      </w:r>
      <w:r w:rsidR="00000000" w:rsidRPr="00C13906">
        <w:rPr>
          <w:lang w:val="de-DE"/>
          <w:rPrChange w:id="714" w:author="Freya Watkins (PhD Psychology Lab PT)" w:date="2022-07-12T09:36:00Z">
            <w:rPr/>
          </w:rPrChange>
        </w:rPr>
        <w:instrText>HYPERLINK "https://cran.r-project.org/package=PupillometryR" \h</w:instrText>
      </w:r>
      <w:r w:rsidR="00000000">
        <w:fldChar w:fldCharType="separate"/>
      </w:r>
      <w:r w:rsidRPr="0068163E">
        <w:rPr>
          <w:color w:val="1155CC"/>
          <w:sz w:val="20"/>
          <w:szCs w:val="20"/>
          <w:highlight w:val="white"/>
          <w:u w:val="single"/>
          <w:lang w:val="de-DE"/>
        </w:rPr>
        <w:t>https://CRAN.R-project.org/package=PupillometryR</w:t>
      </w:r>
      <w:r w:rsidR="00000000">
        <w:rPr>
          <w:color w:val="1155CC"/>
          <w:sz w:val="20"/>
          <w:szCs w:val="20"/>
          <w:highlight w:val="white"/>
          <w:u w:val="single"/>
          <w:lang w:val="de-DE"/>
        </w:rPr>
        <w:fldChar w:fldCharType="end"/>
      </w:r>
    </w:p>
    <w:p w14:paraId="18B2904D" w14:textId="77777777" w:rsidR="00016AD3" w:rsidRDefault="008742D2">
      <w:pPr>
        <w:rPr>
          <w:sz w:val="20"/>
          <w:szCs w:val="20"/>
          <w:highlight w:val="white"/>
        </w:rPr>
      </w:pPr>
      <w:proofErr w:type="spellStart"/>
      <w:r w:rsidRPr="00C13906">
        <w:rPr>
          <w:sz w:val="20"/>
          <w:szCs w:val="20"/>
          <w:highlight w:val="white"/>
          <w:lang w:val="de-DE"/>
          <w:rPrChange w:id="715" w:author="Freya Watkins (PhD Psychology Lab PT)" w:date="2022-07-12T09:36:00Z">
            <w:rPr>
              <w:sz w:val="20"/>
              <w:szCs w:val="20"/>
              <w:highlight w:val="white"/>
              <w:lang w:val="en-GB"/>
            </w:rPr>
          </w:rPrChange>
        </w:rPr>
        <w:t>Frishberg</w:t>
      </w:r>
      <w:proofErr w:type="spellEnd"/>
      <w:r w:rsidRPr="00C13906">
        <w:rPr>
          <w:sz w:val="20"/>
          <w:szCs w:val="20"/>
          <w:highlight w:val="white"/>
          <w:lang w:val="de-DE"/>
          <w:rPrChange w:id="716" w:author="Freya Watkins (PhD Psychology Lab PT)" w:date="2022-07-12T09:36:00Z">
            <w:rPr>
              <w:sz w:val="20"/>
              <w:szCs w:val="20"/>
              <w:highlight w:val="white"/>
              <w:lang w:val="en-GB"/>
            </w:rPr>
          </w:rPrChange>
        </w:rPr>
        <w:t>, N. (1986).</w:t>
      </w:r>
      <w:r w:rsidRPr="00C13906">
        <w:rPr>
          <w:i/>
          <w:sz w:val="20"/>
          <w:szCs w:val="20"/>
          <w:highlight w:val="white"/>
          <w:lang w:val="de-DE"/>
          <w:rPrChange w:id="717" w:author="Freya Watkins (PhD Psychology Lab PT)" w:date="2022-07-12T09:36:00Z">
            <w:rPr>
              <w:i/>
              <w:sz w:val="20"/>
              <w:szCs w:val="20"/>
              <w:highlight w:val="white"/>
              <w:lang w:val="en-GB"/>
            </w:rPr>
          </w:rPrChange>
        </w:rPr>
        <w:t xml:space="preserve"> </w:t>
      </w:r>
      <w:r>
        <w:rPr>
          <w:i/>
          <w:sz w:val="20"/>
          <w:szCs w:val="20"/>
          <w:highlight w:val="white"/>
        </w:rPr>
        <w:t>Interpreting: An Introduction.</w:t>
      </w:r>
      <w:r>
        <w:rPr>
          <w:sz w:val="20"/>
          <w:szCs w:val="20"/>
          <w:highlight w:val="white"/>
        </w:rPr>
        <w:t xml:space="preserve"> RID Publications: Silver Spring, Maryland</w:t>
      </w:r>
      <w:r>
        <w:rPr>
          <w:i/>
          <w:sz w:val="20"/>
          <w:szCs w:val="20"/>
          <w:highlight w:val="white"/>
        </w:rPr>
        <w:t>.</w:t>
      </w:r>
    </w:p>
    <w:p w14:paraId="1556964B" w14:textId="77777777" w:rsidR="00016AD3" w:rsidRDefault="008742D2">
      <w:pPr>
        <w:rPr>
          <w:sz w:val="20"/>
          <w:szCs w:val="20"/>
          <w:highlight w:val="white"/>
        </w:rPr>
      </w:pPr>
      <w:proofErr w:type="spellStart"/>
      <w:r>
        <w:rPr>
          <w:sz w:val="20"/>
          <w:szCs w:val="20"/>
          <w:highlight w:val="white"/>
        </w:rPr>
        <w:t>Ganis</w:t>
      </w:r>
      <w:proofErr w:type="spellEnd"/>
      <w:r>
        <w:rPr>
          <w:sz w:val="20"/>
          <w:szCs w:val="20"/>
          <w:highlight w:val="white"/>
        </w:rPr>
        <w:t xml:space="preserve">, G., and </w:t>
      </w:r>
      <w:proofErr w:type="spellStart"/>
      <w:r>
        <w:rPr>
          <w:sz w:val="20"/>
          <w:szCs w:val="20"/>
          <w:highlight w:val="white"/>
        </w:rPr>
        <w:t>Kievit</w:t>
      </w:r>
      <w:proofErr w:type="spellEnd"/>
      <w:r>
        <w:rPr>
          <w:sz w:val="20"/>
          <w:szCs w:val="20"/>
          <w:highlight w:val="white"/>
        </w:rPr>
        <w:t xml:space="preserve">, R. (2015). A New Set of Three-Dimensional Shapes for Investigating Mental Rotation Processes: Validation Data and Stimulus Set. </w:t>
      </w:r>
      <w:r>
        <w:rPr>
          <w:i/>
          <w:sz w:val="20"/>
          <w:szCs w:val="20"/>
          <w:highlight w:val="white"/>
        </w:rPr>
        <w:t>Journal of Open Psychology Data, 3</w:t>
      </w:r>
      <w:r>
        <w:rPr>
          <w:sz w:val="20"/>
          <w:szCs w:val="20"/>
          <w:highlight w:val="white"/>
        </w:rPr>
        <w:t xml:space="preserve">(1). </w:t>
      </w:r>
      <w:proofErr w:type="spellStart"/>
      <w:r>
        <w:rPr>
          <w:sz w:val="20"/>
          <w:szCs w:val="20"/>
          <w:highlight w:val="white"/>
        </w:rPr>
        <w:t>doi</w:t>
      </w:r>
      <w:proofErr w:type="spellEnd"/>
      <w:r>
        <w:rPr>
          <w:sz w:val="20"/>
          <w:szCs w:val="20"/>
          <w:highlight w:val="white"/>
        </w:rPr>
        <w:t xml:space="preserve">: </w:t>
      </w:r>
      <w:hyperlink r:id="rId42">
        <w:r>
          <w:rPr>
            <w:color w:val="1155CC"/>
            <w:sz w:val="20"/>
            <w:szCs w:val="20"/>
            <w:highlight w:val="white"/>
            <w:u w:val="single"/>
          </w:rPr>
          <w:t>10.5334/jopd.ai</w:t>
        </w:r>
      </w:hyperlink>
      <w:r>
        <w:rPr>
          <w:sz w:val="20"/>
          <w:szCs w:val="20"/>
          <w:highlight w:val="white"/>
        </w:rPr>
        <w:t xml:space="preserve"> </w:t>
      </w:r>
    </w:p>
    <w:p w14:paraId="35D07731" w14:textId="77777777" w:rsidR="00016AD3" w:rsidRDefault="008742D2">
      <w:pPr>
        <w:rPr>
          <w:sz w:val="20"/>
          <w:szCs w:val="20"/>
          <w:highlight w:val="white"/>
        </w:rPr>
      </w:pPr>
      <w:proofErr w:type="spellStart"/>
      <w:r>
        <w:rPr>
          <w:sz w:val="20"/>
          <w:szCs w:val="20"/>
          <w:highlight w:val="white"/>
        </w:rPr>
        <w:t>Gile</w:t>
      </w:r>
      <w:proofErr w:type="spellEnd"/>
      <w:r>
        <w:rPr>
          <w:sz w:val="20"/>
          <w:szCs w:val="20"/>
          <w:highlight w:val="white"/>
        </w:rPr>
        <w:t xml:space="preserve">, D. (1997). Conference interpreting as a cognitive management problem. </w:t>
      </w:r>
      <w:r>
        <w:rPr>
          <w:i/>
          <w:sz w:val="20"/>
          <w:szCs w:val="20"/>
          <w:highlight w:val="white"/>
        </w:rPr>
        <w:t xml:space="preserve">Applied Psychology. </w:t>
      </w:r>
      <w:r>
        <w:rPr>
          <w:sz w:val="20"/>
          <w:szCs w:val="20"/>
          <w:highlight w:val="white"/>
        </w:rPr>
        <w:t>Sage, London, 196-214.</w:t>
      </w:r>
    </w:p>
    <w:p w14:paraId="19795245" w14:textId="6D67C72E" w:rsidR="00016AD3" w:rsidRDefault="008742D2">
      <w:pPr>
        <w:rPr>
          <w:ins w:id="718" w:author="Freya Watkins" w:date="2022-06-18T09:12:00Z"/>
          <w:sz w:val="20"/>
          <w:szCs w:val="20"/>
          <w:highlight w:val="white"/>
        </w:rPr>
      </w:pPr>
      <w:proofErr w:type="spellStart"/>
      <w:ins w:id="719" w:author="Freya Watkins" w:date="2022-06-18T09:12:00Z">
        <w:r>
          <w:rPr>
            <w:sz w:val="20"/>
            <w:szCs w:val="20"/>
            <w:highlight w:val="white"/>
          </w:rPr>
          <w:t>GoReact</w:t>
        </w:r>
        <w:proofErr w:type="spellEnd"/>
        <w:r>
          <w:rPr>
            <w:sz w:val="20"/>
            <w:szCs w:val="20"/>
            <w:highlight w:val="white"/>
          </w:rPr>
          <w:t xml:space="preserve">. (2022). Video + Feedback for Sign &amp; Foreign Languages. Video Assessment For Skill Development &amp; Feedback | </w:t>
        </w:r>
        <w:proofErr w:type="spellStart"/>
        <w:r>
          <w:rPr>
            <w:sz w:val="20"/>
            <w:szCs w:val="20"/>
            <w:highlight w:val="white"/>
          </w:rPr>
          <w:t>GoReact</w:t>
        </w:r>
        <w:proofErr w:type="spellEnd"/>
        <w:r>
          <w:rPr>
            <w:sz w:val="20"/>
            <w:szCs w:val="20"/>
            <w:highlight w:val="white"/>
          </w:rPr>
          <w:t>.</w:t>
        </w:r>
        <w:r>
          <w:fldChar w:fldCharType="begin"/>
        </w:r>
        <w:r>
          <w:instrText>HYPERLINK "https://get.goreact.com/sign-foreign-languages/"</w:instrText>
        </w:r>
      </w:ins>
      <w:ins w:id="720" w:author="Freya Watkins" w:date="2022-06-18T09:12:00Z">
        <w:r>
          <w:fldChar w:fldCharType="separate"/>
        </w:r>
        <w:r>
          <w:rPr>
            <w:sz w:val="20"/>
            <w:szCs w:val="20"/>
            <w:highlight w:val="white"/>
          </w:rPr>
          <w:t xml:space="preserve"> </w:t>
        </w:r>
        <w:r>
          <w:fldChar w:fldCharType="end"/>
        </w:r>
        <w:r>
          <w:fldChar w:fldCharType="begin"/>
        </w:r>
        <w:r>
          <w:instrText>HYPERLINK "https://get.goreact.com/sign-foreign-languages/"</w:instrText>
        </w:r>
      </w:ins>
      <w:ins w:id="721" w:author="Freya Watkins" w:date="2022-06-18T09:12:00Z">
        <w:r>
          <w:fldChar w:fldCharType="separate"/>
        </w:r>
        <w:r>
          <w:rPr>
            <w:sz w:val="20"/>
            <w:szCs w:val="20"/>
            <w:highlight w:val="white"/>
          </w:rPr>
          <w:t>https://get.goreact.com/sign-foreign-languages/</w:t>
        </w:r>
        <w:r>
          <w:fldChar w:fldCharType="end"/>
        </w:r>
      </w:ins>
    </w:p>
    <w:p w14:paraId="5E55CEC5" w14:textId="77777777" w:rsidR="00016AD3" w:rsidRDefault="008742D2">
      <w:pPr>
        <w:rPr>
          <w:color w:val="1155CC"/>
          <w:sz w:val="20"/>
          <w:szCs w:val="20"/>
          <w:highlight w:val="white"/>
          <w:u w:val="single"/>
        </w:rPr>
      </w:pPr>
      <w:proofErr w:type="spellStart"/>
      <w:r>
        <w:rPr>
          <w:sz w:val="20"/>
          <w:szCs w:val="20"/>
          <w:highlight w:val="white"/>
        </w:rPr>
        <w:t>Grbić</w:t>
      </w:r>
      <w:proofErr w:type="spellEnd"/>
      <w:r>
        <w:rPr>
          <w:sz w:val="20"/>
          <w:szCs w:val="20"/>
          <w:highlight w:val="white"/>
        </w:rPr>
        <w:t xml:space="preserve">, N. (2009). Sign language interpreter training in Austria: An integrated approach. In J. Napier (Ed.), </w:t>
      </w:r>
      <w:r>
        <w:rPr>
          <w:i/>
          <w:sz w:val="20"/>
          <w:szCs w:val="20"/>
          <w:highlight w:val="white"/>
        </w:rPr>
        <w:t>International Perspectives on Sign Language Interpreter Education</w:t>
      </w:r>
      <w:r>
        <w:rPr>
          <w:sz w:val="20"/>
          <w:szCs w:val="20"/>
          <w:highlight w:val="white"/>
        </w:rPr>
        <w:t xml:space="preserve"> (pp. 3–14). Gallaudet University Press.</w:t>
      </w:r>
      <w:hyperlink r:id="rId43">
        <w:r>
          <w:rPr>
            <w:sz w:val="20"/>
            <w:szCs w:val="20"/>
            <w:highlight w:val="white"/>
          </w:rPr>
          <w:t xml:space="preserve"> </w:t>
        </w:r>
      </w:hyperlink>
    </w:p>
    <w:p w14:paraId="1CEA5421" w14:textId="77777777" w:rsidR="00016AD3" w:rsidRPr="0048295C" w:rsidRDefault="008742D2">
      <w:pPr>
        <w:rPr>
          <w:color w:val="1155CC"/>
          <w:sz w:val="20"/>
          <w:szCs w:val="20"/>
          <w:highlight w:val="white"/>
          <w:u w:val="single"/>
          <w:lang w:val="de-DE"/>
        </w:rPr>
      </w:pPr>
      <w:r>
        <w:rPr>
          <w:sz w:val="20"/>
          <w:szCs w:val="20"/>
          <w:highlight w:val="white"/>
        </w:rPr>
        <w:t xml:space="preserve">Hall, M. L., and Bavelier, D. (2011). Short-term memory stages in sign vs. speech: The source of the serial span discrepancy. </w:t>
      </w:r>
      <w:proofErr w:type="spellStart"/>
      <w:r w:rsidRPr="0048295C">
        <w:rPr>
          <w:i/>
          <w:sz w:val="20"/>
          <w:szCs w:val="20"/>
          <w:highlight w:val="white"/>
          <w:lang w:val="de-DE"/>
        </w:rPr>
        <w:t>Cognition</w:t>
      </w:r>
      <w:proofErr w:type="spellEnd"/>
      <w:r w:rsidRPr="0048295C">
        <w:rPr>
          <w:sz w:val="20"/>
          <w:szCs w:val="20"/>
          <w:highlight w:val="white"/>
          <w:lang w:val="de-DE"/>
        </w:rPr>
        <w:t xml:space="preserve">, </w:t>
      </w:r>
      <w:r w:rsidRPr="0048295C">
        <w:rPr>
          <w:i/>
          <w:sz w:val="20"/>
          <w:szCs w:val="20"/>
          <w:highlight w:val="white"/>
          <w:lang w:val="de-DE"/>
        </w:rPr>
        <w:t>120</w:t>
      </w:r>
      <w:r w:rsidRPr="0048295C">
        <w:rPr>
          <w:sz w:val="20"/>
          <w:szCs w:val="20"/>
          <w:highlight w:val="white"/>
          <w:lang w:val="de-DE"/>
        </w:rPr>
        <w:t>(1), 54–66.</w:t>
      </w:r>
      <w:hyperlink r:id="rId44">
        <w:r w:rsidRPr="0048295C">
          <w:rPr>
            <w:sz w:val="20"/>
            <w:szCs w:val="20"/>
            <w:highlight w:val="white"/>
            <w:lang w:val="de-DE"/>
          </w:rPr>
          <w:t xml:space="preserve"> </w:t>
        </w:r>
      </w:hyperlink>
      <w:proofErr w:type="spellStart"/>
      <w:r w:rsidRPr="0048295C">
        <w:rPr>
          <w:sz w:val="20"/>
          <w:szCs w:val="20"/>
          <w:highlight w:val="white"/>
          <w:lang w:val="de-DE"/>
        </w:rPr>
        <w:t>doi</w:t>
      </w:r>
      <w:proofErr w:type="spellEnd"/>
      <w:r w:rsidRPr="0048295C">
        <w:rPr>
          <w:sz w:val="20"/>
          <w:szCs w:val="20"/>
          <w:highlight w:val="white"/>
          <w:lang w:val="de-DE"/>
        </w:rPr>
        <w:t xml:space="preserve">: </w:t>
      </w:r>
      <w:hyperlink r:id="rId45">
        <w:r w:rsidRPr="0048295C">
          <w:rPr>
            <w:color w:val="1155CC"/>
            <w:sz w:val="20"/>
            <w:szCs w:val="20"/>
            <w:highlight w:val="white"/>
            <w:u w:val="single"/>
            <w:lang w:val="de-DE"/>
          </w:rPr>
          <w:t>10.1016/j.cognition.2011.02.014</w:t>
        </w:r>
      </w:hyperlink>
    </w:p>
    <w:p w14:paraId="64AA336D" w14:textId="77777777" w:rsidR="00016AD3" w:rsidRPr="0068163E" w:rsidRDefault="008742D2">
      <w:pPr>
        <w:rPr>
          <w:color w:val="1155CC"/>
          <w:sz w:val="20"/>
          <w:szCs w:val="20"/>
          <w:u w:val="single"/>
          <w:lang w:val="de-DE"/>
        </w:rPr>
      </w:pPr>
      <w:r w:rsidRPr="0068163E">
        <w:rPr>
          <w:sz w:val="20"/>
          <w:szCs w:val="20"/>
          <w:lang w:val="de-DE"/>
        </w:rPr>
        <w:t xml:space="preserve">Haug, T., Nussbaumer, D., and Stocker, H. (2019a). </w:t>
      </w:r>
      <w:r w:rsidRPr="0068163E">
        <w:rPr>
          <w:i/>
          <w:sz w:val="20"/>
          <w:szCs w:val="20"/>
          <w:lang w:val="de-DE"/>
        </w:rPr>
        <w:t>Gebärdensprachdolmetschen: Die Bedeutung der Kognition beim Dolmetschen</w:t>
      </w:r>
      <w:r w:rsidRPr="0068163E">
        <w:rPr>
          <w:sz w:val="20"/>
          <w:szCs w:val="20"/>
          <w:lang w:val="de-DE"/>
        </w:rPr>
        <w:t>. Forschungskolloquium, Zürich.</w:t>
      </w:r>
      <w:r>
        <w:fldChar w:fldCharType="begin"/>
      </w:r>
      <w:r w:rsidRPr="003B7778">
        <w:rPr>
          <w:lang w:val="de-DE"/>
          <w:rPrChange w:id="722" w:author="Freya Watkins (PhD Psychology Lab PT)" w:date="2022-07-11T10:10:00Z">
            <w:rPr/>
          </w:rPrChange>
        </w:rPr>
        <w:instrText>HYPERLINK "https://www.researchgate.net/publication/332963868_Gebardensprachdolmetschen_Die_Bedeutung_der_Kognition_beim_Dolmetschen" \h</w:instrText>
      </w:r>
      <w:r>
        <w:fldChar w:fldCharType="separate"/>
      </w:r>
      <w:r w:rsidRPr="0068163E">
        <w:rPr>
          <w:sz w:val="20"/>
          <w:szCs w:val="20"/>
          <w:lang w:val="de-DE"/>
        </w:rPr>
        <w:t xml:space="preserve"> </w:t>
      </w:r>
      <w:r>
        <w:rPr>
          <w:sz w:val="20"/>
          <w:szCs w:val="20"/>
          <w:lang w:val="de-DE"/>
        </w:rPr>
        <w:lastRenderedPageBreak/>
        <w:fldChar w:fldCharType="end"/>
      </w:r>
      <w:r>
        <w:fldChar w:fldCharType="begin"/>
      </w:r>
      <w:r w:rsidRPr="003B7778">
        <w:rPr>
          <w:lang w:val="de-DE"/>
          <w:rPrChange w:id="723" w:author="Freya Watkins (PhD Psychology Lab PT)" w:date="2022-07-11T10:10:00Z">
            <w:rPr/>
          </w:rPrChange>
        </w:rPr>
        <w:instrText>HYPERLINK "https://www.researchgate.net/publication/332963868_Gebardensprachdolmetschen_Die_Bedeutung_der_Kognition_beim_Dolmetschen" \h</w:instrText>
      </w:r>
      <w:r>
        <w:fldChar w:fldCharType="separate"/>
      </w:r>
      <w:r w:rsidRPr="0068163E">
        <w:rPr>
          <w:color w:val="1155CC"/>
          <w:sz w:val="20"/>
          <w:szCs w:val="20"/>
          <w:u w:val="single"/>
          <w:lang w:val="de-DE"/>
        </w:rPr>
        <w:t>https://www.researchgate.net/publication/332963868_Gebardensprachdolmetschen_Die_Bedeutung_der_Kognition_beim_Dolmetschen</w:t>
      </w:r>
      <w:r>
        <w:rPr>
          <w:color w:val="1155CC"/>
          <w:sz w:val="20"/>
          <w:szCs w:val="20"/>
          <w:u w:val="single"/>
          <w:lang w:val="de-DE"/>
        </w:rPr>
        <w:fldChar w:fldCharType="end"/>
      </w:r>
    </w:p>
    <w:p w14:paraId="7083DAB3" w14:textId="77777777" w:rsidR="00016AD3" w:rsidRDefault="008742D2">
      <w:pPr>
        <w:rPr>
          <w:sz w:val="20"/>
          <w:szCs w:val="20"/>
        </w:rPr>
      </w:pPr>
      <w:r w:rsidRPr="0068163E">
        <w:rPr>
          <w:sz w:val="20"/>
          <w:szCs w:val="20"/>
          <w:lang w:val="de-DE"/>
        </w:rPr>
        <w:t xml:space="preserve">Haug, T., Nussbaumer, D., and Stocker, H. (2019b). Die Entwicklung von Instrumenten zur Überprüfung von kognitiven Fähigkeiten, gebärdensprachlicher Kompetenz und </w:t>
      </w:r>
      <w:proofErr w:type="spellStart"/>
      <w:r w:rsidRPr="0068163E">
        <w:rPr>
          <w:sz w:val="20"/>
          <w:szCs w:val="20"/>
          <w:lang w:val="de-DE"/>
        </w:rPr>
        <w:t>Dolmetschleistung</w:t>
      </w:r>
      <w:proofErr w:type="spellEnd"/>
      <w:r w:rsidRPr="0068163E">
        <w:rPr>
          <w:sz w:val="20"/>
          <w:szCs w:val="20"/>
          <w:lang w:val="de-DE"/>
        </w:rPr>
        <w:t xml:space="preserve"> von Gebärdensprachdolmetscherinnen. </w:t>
      </w:r>
      <w:r>
        <w:rPr>
          <w:i/>
          <w:sz w:val="20"/>
          <w:szCs w:val="20"/>
        </w:rPr>
        <w:t xml:space="preserve">Das </w:t>
      </w:r>
      <w:proofErr w:type="spellStart"/>
      <w:r>
        <w:rPr>
          <w:i/>
          <w:sz w:val="20"/>
          <w:szCs w:val="20"/>
        </w:rPr>
        <w:t>Zeichen</w:t>
      </w:r>
      <w:proofErr w:type="spellEnd"/>
      <w:r>
        <w:rPr>
          <w:sz w:val="20"/>
          <w:szCs w:val="20"/>
        </w:rPr>
        <w:t xml:space="preserve">, </w:t>
      </w:r>
      <w:r>
        <w:rPr>
          <w:i/>
          <w:sz w:val="20"/>
          <w:szCs w:val="20"/>
        </w:rPr>
        <w:t>111</w:t>
      </w:r>
      <w:r>
        <w:rPr>
          <w:sz w:val="20"/>
          <w:szCs w:val="20"/>
        </w:rPr>
        <w:t>, 130–143.</w:t>
      </w:r>
    </w:p>
    <w:p w14:paraId="0D69F9C5" w14:textId="77777777" w:rsidR="00016AD3" w:rsidRPr="0068163E" w:rsidRDefault="008742D2">
      <w:pPr>
        <w:rPr>
          <w:sz w:val="20"/>
          <w:szCs w:val="20"/>
          <w:highlight w:val="white"/>
          <w:lang w:val="de-DE"/>
        </w:rPr>
      </w:pPr>
      <w:proofErr w:type="spellStart"/>
      <w:r>
        <w:rPr>
          <w:sz w:val="20"/>
          <w:szCs w:val="20"/>
          <w:highlight w:val="white"/>
        </w:rPr>
        <w:t>Hebbali</w:t>
      </w:r>
      <w:proofErr w:type="spellEnd"/>
      <w:r>
        <w:rPr>
          <w:sz w:val="20"/>
          <w:szCs w:val="20"/>
          <w:highlight w:val="white"/>
        </w:rPr>
        <w:t xml:space="preserve">, A. (2020). </w:t>
      </w:r>
      <w:proofErr w:type="spellStart"/>
      <w:r>
        <w:rPr>
          <w:sz w:val="20"/>
          <w:szCs w:val="20"/>
          <w:highlight w:val="white"/>
        </w:rPr>
        <w:t>blorr</w:t>
      </w:r>
      <w:proofErr w:type="spellEnd"/>
      <w:r>
        <w:rPr>
          <w:sz w:val="20"/>
          <w:szCs w:val="20"/>
          <w:highlight w:val="white"/>
        </w:rPr>
        <w:t xml:space="preserve">: Tools for Developing Binary Logistic Regression Models. </w:t>
      </w:r>
      <w:r w:rsidRPr="0068163E">
        <w:rPr>
          <w:sz w:val="20"/>
          <w:szCs w:val="20"/>
          <w:highlight w:val="white"/>
          <w:lang w:val="de-DE"/>
        </w:rPr>
        <w:t xml:space="preserve">R </w:t>
      </w:r>
      <w:proofErr w:type="spellStart"/>
      <w:r w:rsidRPr="0068163E">
        <w:rPr>
          <w:sz w:val="20"/>
          <w:szCs w:val="20"/>
          <w:highlight w:val="white"/>
          <w:lang w:val="de-DE"/>
        </w:rPr>
        <w:t>package</w:t>
      </w:r>
      <w:proofErr w:type="spellEnd"/>
      <w:r w:rsidRPr="0068163E">
        <w:rPr>
          <w:sz w:val="20"/>
          <w:szCs w:val="20"/>
          <w:highlight w:val="white"/>
          <w:lang w:val="de-DE"/>
        </w:rPr>
        <w:t xml:space="preserve"> </w:t>
      </w:r>
      <w:proofErr w:type="spellStart"/>
      <w:r w:rsidRPr="0068163E">
        <w:rPr>
          <w:sz w:val="20"/>
          <w:szCs w:val="20"/>
          <w:highlight w:val="white"/>
          <w:lang w:val="de-DE"/>
        </w:rPr>
        <w:t>version</w:t>
      </w:r>
      <w:proofErr w:type="spellEnd"/>
      <w:r w:rsidRPr="0068163E">
        <w:rPr>
          <w:sz w:val="20"/>
          <w:szCs w:val="20"/>
          <w:highlight w:val="white"/>
          <w:lang w:val="de-DE"/>
        </w:rPr>
        <w:t xml:space="preserve"> 0.3.0. </w:t>
      </w:r>
      <w:r w:rsidR="00000000">
        <w:fldChar w:fldCharType="begin"/>
      </w:r>
      <w:r w:rsidR="00000000" w:rsidRPr="00C13906">
        <w:rPr>
          <w:lang w:val="de-DE"/>
          <w:rPrChange w:id="724" w:author="Freya Watkins (PhD Psychology Lab PT)" w:date="2022-07-12T09:36:00Z">
            <w:rPr/>
          </w:rPrChange>
        </w:rPr>
        <w:instrText>HYPERLINK "https://cran.r-project.org/package=blorr" \h</w:instrText>
      </w:r>
      <w:r w:rsidR="00000000">
        <w:fldChar w:fldCharType="separate"/>
      </w:r>
      <w:r w:rsidRPr="0068163E">
        <w:rPr>
          <w:color w:val="1155CC"/>
          <w:sz w:val="20"/>
          <w:szCs w:val="20"/>
          <w:highlight w:val="white"/>
          <w:u w:val="single"/>
          <w:lang w:val="de-DE"/>
        </w:rPr>
        <w:t>https://CRAN.R-project.org/package=blorr</w:t>
      </w:r>
      <w:r w:rsidR="00000000">
        <w:rPr>
          <w:color w:val="1155CC"/>
          <w:sz w:val="20"/>
          <w:szCs w:val="20"/>
          <w:highlight w:val="white"/>
          <w:u w:val="single"/>
          <w:lang w:val="de-DE"/>
        </w:rPr>
        <w:fldChar w:fldCharType="end"/>
      </w:r>
    </w:p>
    <w:p w14:paraId="359FAE0B" w14:textId="77777777" w:rsidR="00016AD3" w:rsidRDefault="008742D2">
      <w:pPr>
        <w:rPr>
          <w:sz w:val="20"/>
          <w:szCs w:val="20"/>
          <w:highlight w:val="white"/>
        </w:rPr>
      </w:pPr>
      <w:proofErr w:type="spellStart"/>
      <w:r w:rsidRPr="00C13906">
        <w:rPr>
          <w:sz w:val="20"/>
          <w:szCs w:val="20"/>
          <w:highlight w:val="white"/>
          <w:lang w:val="de-DE"/>
          <w:rPrChange w:id="725" w:author="Freya Watkins (PhD Psychology Lab PT)" w:date="2022-07-12T09:36:00Z">
            <w:rPr>
              <w:sz w:val="20"/>
              <w:szCs w:val="20"/>
              <w:highlight w:val="white"/>
              <w:lang w:val="en-GB"/>
            </w:rPr>
          </w:rPrChange>
        </w:rPr>
        <w:t>Hedderly</w:t>
      </w:r>
      <w:proofErr w:type="spellEnd"/>
      <w:r w:rsidRPr="00C13906">
        <w:rPr>
          <w:sz w:val="20"/>
          <w:szCs w:val="20"/>
          <w:highlight w:val="white"/>
          <w:lang w:val="de-DE"/>
          <w:rPrChange w:id="726" w:author="Freya Watkins (PhD Psychology Lab PT)" w:date="2022-07-12T09:36:00Z">
            <w:rPr>
              <w:sz w:val="20"/>
              <w:szCs w:val="20"/>
              <w:highlight w:val="white"/>
              <w:lang w:val="en-GB"/>
            </w:rPr>
          </w:rPrChange>
        </w:rPr>
        <w:t xml:space="preserve">, R. (1996). </w:t>
      </w:r>
      <w:r>
        <w:rPr>
          <w:sz w:val="20"/>
          <w:szCs w:val="20"/>
          <w:highlight w:val="white"/>
        </w:rPr>
        <w:t xml:space="preserve">Vernon-Warden Reading Test (Revised). </w:t>
      </w:r>
      <w:r>
        <w:rPr>
          <w:i/>
          <w:sz w:val="20"/>
          <w:szCs w:val="20"/>
          <w:highlight w:val="white"/>
        </w:rPr>
        <w:t>Dyslexia Review, 7</w:t>
      </w:r>
      <w:r>
        <w:rPr>
          <w:sz w:val="20"/>
          <w:szCs w:val="20"/>
          <w:highlight w:val="white"/>
        </w:rPr>
        <w:t>(2).</w:t>
      </w:r>
    </w:p>
    <w:p w14:paraId="49E4ADAB" w14:textId="45FC8007" w:rsidR="00016AD3" w:rsidRDefault="008742D2">
      <w:pPr>
        <w:rPr>
          <w:ins w:id="727" w:author="Freya Watkins" w:date="2022-06-18T09:43:00Z"/>
          <w:sz w:val="20"/>
          <w:szCs w:val="20"/>
          <w:highlight w:val="white"/>
        </w:rPr>
      </w:pPr>
      <w:proofErr w:type="spellStart"/>
      <w:ins w:id="728" w:author="Freya Watkins" w:date="2022-06-18T09:43:00Z">
        <w:r>
          <w:rPr>
            <w:sz w:val="20"/>
            <w:szCs w:val="20"/>
            <w:highlight w:val="white"/>
          </w:rPr>
          <w:t>Hornstra</w:t>
        </w:r>
        <w:proofErr w:type="spellEnd"/>
        <w:r>
          <w:rPr>
            <w:sz w:val="20"/>
            <w:szCs w:val="20"/>
            <w:highlight w:val="white"/>
          </w:rPr>
          <w:t xml:space="preserve">, K. (2021). Teaching through a screen: The challenges of virtual American Sign Language. </w:t>
        </w:r>
        <w:r w:rsidRPr="00BF44AE">
          <w:rPr>
            <w:i/>
            <w:iCs/>
            <w:sz w:val="20"/>
            <w:szCs w:val="20"/>
            <w:highlight w:val="white"/>
          </w:rPr>
          <w:t>The News Record.</w:t>
        </w:r>
        <w:r w:rsidRPr="00BF44AE">
          <w:rPr>
            <w:i/>
            <w:iCs/>
          </w:rPr>
          <w:fldChar w:fldCharType="begin"/>
        </w:r>
        <w:r w:rsidRPr="00BF44AE">
          <w:rPr>
            <w:i/>
            <w:iCs/>
          </w:rPr>
          <w:instrText>HYPERLINK "https://www.newsrecord.org/news/teaching-through-a-screen-the-challenges-of-virtual-american-sign-language/article_78db1128-a17a-11eb-9453-2fbafbfc1f7a.html"</w:instrText>
        </w:r>
      </w:ins>
      <w:r w:rsidRPr="00BF44AE">
        <w:rPr>
          <w:i/>
          <w:iCs/>
        </w:rPr>
      </w:r>
      <w:ins w:id="729" w:author="Freya Watkins" w:date="2022-06-18T09:43:00Z">
        <w:r w:rsidRPr="00BF44AE">
          <w:rPr>
            <w:i/>
            <w:iCs/>
          </w:rPr>
          <w:fldChar w:fldCharType="separate"/>
        </w:r>
        <w:r w:rsidRPr="00BF44AE">
          <w:rPr>
            <w:i/>
            <w:iCs/>
            <w:sz w:val="20"/>
            <w:szCs w:val="20"/>
            <w:highlight w:val="white"/>
          </w:rPr>
          <w:t xml:space="preserve"> </w:t>
        </w:r>
        <w:r w:rsidRPr="00BF44AE">
          <w:rPr>
            <w:i/>
            <w:iCs/>
          </w:rPr>
          <w:fldChar w:fldCharType="end"/>
        </w:r>
        <w:r>
          <w:fldChar w:fldCharType="begin"/>
        </w:r>
        <w:r>
          <w:instrText>HYPERLINK "https://www.newsrecord.org/news/teaching-through-a-screen-the-challenges-of-virtual-american-sign-language/article_78db1128-a17a-11eb-9453-2fbafbfc1f7a.html"</w:instrText>
        </w:r>
      </w:ins>
      <w:ins w:id="730" w:author="Freya Watkins" w:date="2022-06-18T09:43:00Z">
        <w:r>
          <w:fldChar w:fldCharType="separate"/>
        </w:r>
        <w:r>
          <w:rPr>
            <w:sz w:val="20"/>
            <w:szCs w:val="20"/>
            <w:highlight w:val="white"/>
          </w:rPr>
          <w:t>https://www.newsrecord.org/news/teaching-through-a-screen-the-challenges-of-virtual-american-sign-language/article_78db1128-a17a-11eb-9453-2fbafbfc1f7a.html</w:t>
        </w:r>
        <w:r>
          <w:fldChar w:fldCharType="end"/>
        </w:r>
      </w:ins>
    </w:p>
    <w:p w14:paraId="64E75282" w14:textId="72F23192" w:rsidR="00016AD3" w:rsidRDefault="008742D2">
      <w:pPr>
        <w:rPr>
          <w:sz w:val="20"/>
          <w:szCs w:val="20"/>
          <w:highlight w:val="white"/>
        </w:rPr>
      </w:pPr>
      <w:proofErr w:type="spellStart"/>
      <w:r>
        <w:rPr>
          <w:sz w:val="20"/>
          <w:szCs w:val="20"/>
          <w:highlight w:val="white"/>
        </w:rPr>
        <w:t>Huhtinen</w:t>
      </w:r>
      <w:proofErr w:type="spellEnd"/>
      <w:r>
        <w:rPr>
          <w:sz w:val="20"/>
          <w:szCs w:val="20"/>
          <w:highlight w:val="white"/>
        </w:rPr>
        <w:t xml:space="preserve">, K. </w:t>
      </w:r>
      <w:r w:rsidRPr="00BF44AE">
        <w:rPr>
          <w:sz w:val="20"/>
          <w:szCs w:val="20"/>
          <w:highlight w:val="white"/>
        </w:rPr>
        <w:t xml:space="preserve">(2014). </w:t>
      </w:r>
      <w:r w:rsidRPr="00BF44AE">
        <w:rPr>
          <w:rFonts w:eastAsia="Gungsuh"/>
          <w:i/>
          <w:sz w:val="20"/>
          <w:szCs w:val="20"/>
          <w:highlight w:val="white"/>
        </w:rPr>
        <w:t xml:space="preserve">Admittance tests 2002−2008 of the Degree </w:t>
      </w:r>
      <w:proofErr w:type="spellStart"/>
      <w:r w:rsidRPr="00BF44AE">
        <w:rPr>
          <w:rFonts w:eastAsia="Gungsuh"/>
          <w:i/>
          <w:sz w:val="20"/>
          <w:szCs w:val="20"/>
          <w:highlight w:val="white"/>
        </w:rPr>
        <w:t>Programme</w:t>
      </w:r>
      <w:proofErr w:type="spellEnd"/>
      <w:r w:rsidRPr="00BF44AE">
        <w:rPr>
          <w:rFonts w:eastAsia="Gungsuh"/>
          <w:i/>
          <w:sz w:val="20"/>
          <w:szCs w:val="20"/>
          <w:highlight w:val="white"/>
        </w:rPr>
        <w:t xml:space="preserve"> in Sign Language Interpretation at the </w:t>
      </w:r>
      <w:proofErr w:type="spellStart"/>
      <w:r w:rsidRPr="00BF44AE">
        <w:rPr>
          <w:rFonts w:eastAsia="Gungsuh"/>
          <w:i/>
          <w:sz w:val="20"/>
          <w:szCs w:val="20"/>
          <w:highlight w:val="white"/>
        </w:rPr>
        <w:t>Diaconia</w:t>
      </w:r>
      <w:proofErr w:type="spellEnd"/>
      <w:r w:rsidRPr="00BF44AE">
        <w:rPr>
          <w:rFonts w:eastAsia="Gungsuh"/>
          <w:i/>
          <w:sz w:val="20"/>
          <w:szCs w:val="20"/>
          <w:highlight w:val="white"/>
        </w:rPr>
        <w:t xml:space="preserve"> University of Applied Sciences: Student selection, admittance test results and their connections to study success. </w:t>
      </w:r>
      <w:r w:rsidRPr="00BF44AE">
        <w:rPr>
          <w:sz w:val="20"/>
          <w:szCs w:val="20"/>
          <w:highlight w:val="white"/>
        </w:rPr>
        <w:t>[</w:t>
      </w:r>
      <w:r>
        <w:rPr>
          <w:sz w:val="20"/>
          <w:szCs w:val="20"/>
          <w:highlight w:val="white"/>
        </w:rPr>
        <w:t xml:space="preserve">MA Thesis]. </w:t>
      </w:r>
      <w:proofErr w:type="spellStart"/>
      <w:r>
        <w:rPr>
          <w:sz w:val="20"/>
          <w:szCs w:val="20"/>
          <w:highlight w:val="white"/>
        </w:rPr>
        <w:t>Diaconia</w:t>
      </w:r>
      <w:proofErr w:type="spellEnd"/>
      <w:r>
        <w:rPr>
          <w:sz w:val="20"/>
          <w:szCs w:val="20"/>
          <w:highlight w:val="white"/>
        </w:rPr>
        <w:t xml:space="preserve"> University of Applied Sciences.</w:t>
      </w:r>
      <w:r w:rsidR="00BF44AE">
        <w:rPr>
          <w:sz w:val="20"/>
          <w:szCs w:val="20"/>
        </w:rPr>
        <w:t xml:space="preserve"> </w:t>
      </w:r>
      <w:hyperlink r:id="rId46" w:history="1">
        <w:r w:rsidR="00BF44AE" w:rsidRPr="00876283">
          <w:rPr>
            <w:rStyle w:val="Hyperlink"/>
            <w:sz w:val="20"/>
            <w:szCs w:val="20"/>
            <w:highlight w:val="white"/>
          </w:rPr>
          <w:t>https://theseus.fi/bitstream/handle/10024/83538/Huhtinen_Kati.pdf</w:t>
        </w:r>
      </w:hyperlink>
      <w:r>
        <w:rPr>
          <w:sz w:val="20"/>
          <w:szCs w:val="20"/>
          <w:highlight w:val="white"/>
        </w:rPr>
        <w:t xml:space="preserve"> </w:t>
      </w:r>
    </w:p>
    <w:p w14:paraId="195539D1" w14:textId="77777777" w:rsidR="00016AD3" w:rsidRDefault="008742D2">
      <w:pPr>
        <w:rPr>
          <w:color w:val="1155CC"/>
          <w:sz w:val="20"/>
          <w:szCs w:val="20"/>
          <w:highlight w:val="white"/>
          <w:u w:val="single"/>
        </w:rPr>
      </w:pPr>
      <w:r>
        <w:rPr>
          <w:sz w:val="20"/>
          <w:szCs w:val="20"/>
          <w:highlight w:val="white"/>
        </w:rPr>
        <w:t xml:space="preserve">Humphrey, J. (1994). Effective screening procedures for entering students in interpreter education. In E. A. Winston (Ed.), </w:t>
      </w:r>
      <w:r>
        <w:rPr>
          <w:i/>
          <w:sz w:val="20"/>
          <w:szCs w:val="20"/>
          <w:highlight w:val="white"/>
        </w:rPr>
        <w:t>Mapping our course: A collaborative venture. Proceedings of the Tenth National Convention of the Conference of Interpreter Trainers</w:t>
      </w:r>
      <w:r>
        <w:rPr>
          <w:sz w:val="20"/>
          <w:szCs w:val="20"/>
          <w:highlight w:val="white"/>
        </w:rPr>
        <w:t xml:space="preserve"> (pp. 144–173).</w:t>
      </w:r>
      <w:hyperlink r:id="rId47">
        <w:r>
          <w:rPr>
            <w:sz w:val="20"/>
            <w:szCs w:val="20"/>
            <w:highlight w:val="white"/>
          </w:rPr>
          <w:t xml:space="preserve"> </w:t>
        </w:r>
      </w:hyperlink>
      <w:hyperlink r:id="rId48">
        <w:r>
          <w:rPr>
            <w:color w:val="1155CC"/>
            <w:sz w:val="20"/>
            <w:szCs w:val="20"/>
            <w:highlight w:val="white"/>
            <w:u w:val="single"/>
          </w:rPr>
          <w:t>https://islandora.wrlc.org/islandora/object/cit%3A9/datastream/PDF/download</w:t>
        </w:r>
      </w:hyperlink>
    </w:p>
    <w:p w14:paraId="7597D2AD" w14:textId="77777777" w:rsidR="00016AD3" w:rsidRDefault="008742D2">
      <w:pPr>
        <w:rPr>
          <w:sz w:val="20"/>
          <w:szCs w:val="20"/>
          <w:highlight w:val="white"/>
        </w:rPr>
      </w:pPr>
      <w:r>
        <w:rPr>
          <w:sz w:val="20"/>
          <w:szCs w:val="20"/>
          <w:highlight w:val="white"/>
        </w:rPr>
        <w:t xml:space="preserve">Hunt, D. I. J., and Nicodemus, B. (2014). Gatekeeping in ASL-English interpreter education programs: Assessing the suitability of students for professional practice. In D. I. J. Hunt and S. </w:t>
      </w:r>
      <w:proofErr w:type="spellStart"/>
      <w:r>
        <w:rPr>
          <w:sz w:val="20"/>
          <w:szCs w:val="20"/>
          <w:highlight w:val="white"/>
        </w:rPr>
        <w:t>Hafer</w:t>
      </w:r>
      <w:proofErr w:type="spellEnd"/>
      <w:r>
        <w:rPr>
          <w:sz w:val="20"/>
          <w:szCs w:val="20"/>
          <w:highlight w:val="white"/>
        </w:rPr>
        <w:t xml:space="preserve"> (Eds.), </w:t>
      </w:r>
      <w:r>
        <w:rPr>
          <w:i/>
          <w:sz w:val="20"/>
          <w:szCs w:val="20"/>
          <w:highlight w:val="white"/>
        </w:rPr>
        <w:t>Biennial Conference – Our Roots: The Essence of Our Future Conference Proceedings</w:t>
      </w:r>
      <w:r>
        <w:rPr>
          <w:sz w:val="20"/>
          <w:szCs w:val="20"/>
          <w:highlight w:val="white"/>
        </w:rPr>
        <w:t xml:space="preserve"> (pp. 44–60).</w:t>
      </w:r>
    </w:p>
    <w:p w14:paraId="5C7A2930" w14:textId="77777777" w:rsidR="00016AD3" w:rsidRDefault="008742D2">
      <w:pPr>
        <w:rPr>
          <w:sz w:val="20"/>
          <w:szCs w:val="20"/>
          <w:highlight w:val="white"/>
        </w:rPr>
      </w:pPr>
      <w:proofErr w:type="spellStart"/>
      <w:r>
        <w:rPr>
          <w:sz w:val="20"/>
          <w:szCs w:val="20"/>
          <w:highlight w:val="white"/>
        </w:rPr>
        <w:t>Jaeggi</w:t>
      </w:r>
      <w:proofErr w:type="spellEnd"/>
      <w:r>
        <w:rPr>
          <w:sz w:val="20"/>
          <w:szCs w:val="20"/>
          <w:highlight w:val="white"/>
        </w:rPr>
        <w:t xml:space="preserve">, S. M., </w:t>
      </w:r>
      <w:proofErr w:type="spellStart"/>
      <w:r>
        <w:rPr>
          <w:sz w:val="20"/>
          <w:szCs w:val="20"/>
          <w:highlight w:val="white"/>
        </w:rPr>
        <w:t>Buschkuehl</w:t>
      </w:r>
      <w:proofErr w:type="spellEnd"/>
      <w:r>
        <w:rPr>
          <w:sz w:val="20"/>
          <w:szCs w:val="20"/>
          <w:highlight w:val="white"/>
        </w:rPr>
        <w:t xml:space="preserve">, M., </w:t>
      </w:r>
      <w:proofErr w:type="spellStart"/>
      <w:r>
        <w:rPr>
          <w:sz w:val="20"/>
          <w:szCs w:val="20"/>
          <w:highlight w:val="white"/>
        </w:rPr>
        <w:t>Jonides</w:t>
      </w:r>
      <w:proofErr w:type="spellEnd"/>
      <w:r>
        <w:rPr>
          <w:sz w:val="20"/>
          <w:szCs w:val="20"/>
          <w:highlight w:val="white"/>
        </w:rPr>
        <w:t xml:space="preserve">, J., and </w:t>
      </w:r>
      <w:proofErr w:type="spellStart"/>
      <w:r>
        <w:rPr>
          <w:sz w:val="20"/>
          <w:szCs w:val="20"/>
          <w:highlight w:val="white"/>
        </w:rPr>
        <w:t>Perrig</w:t>
      </w:r>
      <w:proofErr w:type="spellEnd"/>
      <w:r>
        <w:rPr>
          <w:sz w:val="20"/>
          <w:szCs w:val="20"/>
          <w:highlight w:val="white"/>
        </w:rPr>
        <w:t xml:space="preserve">, W. J. (2008). Improving fluid intelligence with training on working memory. </w:t>
      </w:r>
      <w:r>
        <w:rPr>
          <w:i/>
          <w:sz w:val="20"/>
          <w:szCs w:val="20"/>
          <w:highlight w:val="white"/>
        </w:rPr>
        <w:t>Proceedings of the National Academy of Sciences of the United States of America, 105</w:t>
      </w:r>
      <w:r>
        <w:rPr>
          <w:sz w:val="20"/>
          <w:szCs w:val="20"/>
          <w:highlight w:val="white"/>
        </w:rPr>
        <w:t xml:space="preserve">(19), 6829–6833. </w:t>
      </w:r>
      <w:proofErr w:type="spellStart"/>
      <w:r>
        <w:rPr>
          <w:sz w:val="20"/>
          <w:szCs w:val="20"/>
          <w:highlight w:val="white"/>
        </w:rPr>
        <w:t>doi</w:t>
      </w:r>
      <w:proofErr w:type="spellEnd"/>
      <w:r>
        <w:rPr>
          <w:sz w:val="20"/>
          <w:szCs w:val="20"/>
          <w:highlight w:val="white"/>
        </w:rPr>
        <w:t xml:space="preserve">: </w:t>
      </w:r>
      <w:hyperlink r:id="rId49">
        <w:r>
          <w:rPr>
            <w:color w:val="1155CC"/>
            <w:sz w:val="20"/>
            <w:szCs w:val="20"/>
            <w:highlight w:val="white"/>
            <w:u w:val="single"/>
          </w:rPr>
          <w:t>10.1073/pnas.0801268105</w:t>
        </w:r>
      </w:hyperlink>
      <w:r>
        <w:rPr>
          <w:sz w:val="20"/>
          <w:szCs w:val="20"/>
          <w:highlight w:val="white"/>
        </w:rPr>
        <w:t xml:space="preserve"> </w:t>
      </w:r>
    </w:p>
    <w:p w14:paraId="558AF778" w14:textId="36F1CEEC" w:rsidR="00016AD3" w:rsidRDefault="008742D2">
      <w:pPr>
        <w:rPr>
          <w:ins w:id="731" w:author="Freya Watkins" w:date="2022-06-18T09:44:00Z"/>
          <w:sz w:val="20"/>
          <w:szCs w:val="20"/>
          <w:highlight w:val="white"/>
        </w:rPr>
      </w:pPr>
      <w:ins w:id="732" w:author="Freya Watkins" w:date="2022-06-18T09:44:00Z">
        <w:r>
          <w:rPr>
            <w:sz w:val="20"/>
            <w:szCs w:val="20"/>
            <w:highlight w:val="white"/>
          </w:rPr>
          <w:t xml:space="preserve">Kartheiser, G., Kurz, K. B., </w:t>
        </w:r>
        <w:proofErr w:type="spellStart"/>
        <w:r>
          <w:rPr>
            <w:sz w:val="20"/>
            <w:szCs w:val="20"/>
            <w:highlight w:val="white"/>
          </w:rPr>
          <w:t>Emmorey</w:t>
        </w:r>
        <w:proofErr w:type="spellEnd"/>
        <w:r>
          <w:rPr>
            <w:sz w:val="20"/>
            <w:szCs w:val="20"/>
            <w:highlight w:val="white"/>
          </w:rPr>
          <w:t xml:space="preserve">, K., </w:t>
        </w:r>
        <w:proofErr w:type="spellStart"/>
        <w:r>
          <w:rPr>
            <w:sz w:val="20"/>
            <w:szCs w:val="20"/>
            <w:highlight w:val="white"/>
          </w:rPr>
          <w:t>Brozdowski</w:t>
        </w:r>
        <w:proofErr w:type="spellEnd"/>
        <w:r>
          <w:rPr>
            <w:sz w:val="20"/>
            <w:szCs w:val="20"/>
            <w:highlight w:val="white"/>
          </w:rPr>
          <w:t xml:space="preserve">, C., and Hauser, P. C. (2022, June 23). </w:t>
        </w:r>
        <w:r w:rsidRPr="008D4244">
          <w:rPr>
            <w:i/>
            <w:iCs/>
            <w:sz w:val="20"/>
            <w:szCs w:val="20"/>
            <w:highlight w:val="white"/>
          </w:rPr>
          <w:t xml:space="preserve">Nonlinguistic Spatial Cognitive Skills Facilitate Second Language Learning in the Visual Modality. </w:t>
        </w:r>
        <w:r>
          <w:rPr>
            <w:sz w:val="20"/>
            <w:szCs w:val="20"/>
            <w:highlight w:val="white"/>
          </w:rPr>
          <w:t>4th International Conference on Sign Language Acquisition, Boston University Wheelock College of Education &amp; Human Development [online].</w:t>
        </w:r>
      </w:ins>
    </w:p>
    <w:p w14:paraId="4F44990D" w14:textId="242B71C4" w:rsidR="00016AD3" w:rsidRDefault="008742D2">
      <w:pPr>
        <w:rPr>
          <w:ins w:id="733" w:author="Freya Watkins" w:date="2022-06-18T09:44:00Z"/>
          <w:sz w:val="20"/>
          <w:szCs w:val="20"/>
          <w:highlight w:val="white"/>
        </w:rPr>
      </w:pPr>
      <w:ins w:id="734" w:author="Freya Watkins" w:date="2022-06-18T09:44:00Z">
        <w:r>
          <w:rPr>
            <w:sz w:val="20"/>
            <w:szCs w:val="20"/>
            <w:highlight w:val="white"/>
          </w:rPr>
          <w:t xml:space="preserve">Katz, S. (2021, February 26). The COVID Zoom Boom Is Reshaping Sign Language. </w:t>
        </w:r>
        <w:r w:rsidRPr="008D4244">
          <w:rPr>
            <w:i/>
            <w:iCs/>
            <w:sz w:val="20"/>
            <w:szCs w:val="20"/>
            <w:highlight w:val="white"/>
          </w:rPr>
          <w:t>Scientific American.</w:t>
        </w:r>
        <w:r w:rsidRPr="008D4244">
          <w:rPr>
            <w:i/>
            <w:iCs/>
          </w:rPr>
          <w:fldChar w:fldCharType="begin"/>
        </w:r>
        <w:r w:rsidRPr="008D4244">
          <w:rPr>
            <w:i/>
            <w:iCs/>
          </w:rPr>
          <w:instrText>HYPERLINK "https://www.scientificamerican.com/article/the-covid-zoom-boom-is-reshaping-sign-language/"</w:instrText>
        </w:r>
      </w:ins>
      <w:r w:rsidRPr="008D4244">
        <w:rPr>
          <w:i/>
          <w:iCs/>
        </w:rPr>
      </w:r>
      <w:ins w:id="735" w:author="Freya Watkins" w:date="2022-06-18T09:44:00Z">
        <w:r w:rsidRPr="008D4244">
          <w:rPr>
            <w:i/>
            <w:iCs/>
          </w:rPr>
          <w:fldChar w:fldCharType="separate"/>
        </w:r>
        <w:r w:rsidRPr="008D4244">
          <w:rPr>
            <w:i/>
            <w:iCs/>
            <w:sz w:val="20"/>
            <w:szCs w:val="20"/>
            <w:highlight w:val="white"/>
          </w:rPr>
          <w:t xml:space="preserve"> </w:t>
        </w:r>
        <w:r w:rsidRPr="008D4244">
          <w:rPr>
            <w:i/>
            <w:iCs/>
          </w:rPr>
          <w:fldChar w:fldCharType="end"/>
        </w:r>
        <w:r>
          <w:fldChar w:fldCharType="begin"/>
        </w:r>
        <w:r>
          <w:instrText>HYPERLINK "https://www.scientificamerican.com/article/the-covid-zoom-boom-is-reshaping-sign-language/"</w:instrText>
        </w:r>
      </w:ins>
      <w:ins w:id="736" w:author="Freya Watkins" w:date="2022-06-18T09:44:00Z">
        <w:r>
          <w:fldChar w:fldCharType="separate"/>
        </w:r>
        <w:r>
          <w:rPr>
            <w:sz w:val="20"/>
            <w:szCs w:val="20"/>
            <w:highlight w:val="white"/>
          </w:rPr>
          <w:t>https://www.scientificamerican.com/article/the-covid-zoom-boom-is-reshaping-sign-language/</w:t>
        </w:r>
        <w:r>
          <w:fldChar w:fldCharType="end"/>
        </w:r>
      </w:ins>
    </w:p>
    <w:p w14:paraId="15B05520" w14:textId="77777777" w:rsidR="00016AD3" w:rsidRDefault="008742D2">
      <w:pPr>
        <w:rPr>
          <w:sz w:val="20"/>
          <w:szCs w:val="20"/>
          <w:highlight w:val="white"/>
        </w:rPr>
      </w:pPr>
      <w:r w:rsidRPr="0068163E">
        <w:rPr>
          <w:sz w:val="20"/>
          <w:szCs w:val="20"/>
          <w:highlight w:val="white"/>
          <w:lang w:val="de-DE"/>
        </w:rPr>
        <w:t xml:space="preserve">Kaufman, A. S., and Kaufman, N. L. (2004). </w:t>
      </w:r>
      <w:r>
        <w:rPr>
          <w:i/>
          <w:sz w:val="20"/>
          <w:szCs w:val="20"/>
          <w:highlight w:val="white"/>
        </w:rPr>
        <w:t>Kaufman Brief Intelligence Test, Second Edition</w:t>
      </w:r>
      <w:r>
        <w:rPr>
          <w:sz w:val="20"/>
          <w:szCs w:val="20"/>
          <w:highlight w:val="white"/>
        </w:rPr>
        <w:t>. Pearson, Inc.</w:t>
      </w:r>
    </w:p>
    <w:p w14:paraId="28BE7874" w14:textId="77777777" w:rsidR="00016AD3" w:rsidRDefault="008742D2">
      <w:pPr>
        <w:spacing w:before="0" w:line="276" w:lineRule="auto"/>
        <w:rPr>
          <w:sz w:val="20"/>
          <w:szCs w:val="20"/>
          <w:highlight w:val="white"/>
        </w:rPr>
      </w:pPr>
      <w:r>
        <w:rPr>
          <w:sz w:val="20"/>
          <w:szCs w:val="20"/>
          <w:highlight w:val="white"/>
        </w:rPr>
        <w:t xml:space="preserve">Kazak, A. E. (2018). Editorial: Journal Article Reporting Standards. </w:t>
      </w:r>
      <w:r>
        <w:rPr>
          <w:i/>
          <w:sz w:val="20"/>
          <w:szCs w:val="20"/>
          <w:highlight w:val="white"/>
        </w:rPr>
        <w:t>American Psychologist, 73</w:t>
      </w:r>
      <w:r>
        <w:rPr>
          <w:sz w:val="20"/>
          <w:szCs w:val="20"/>
          <w:highlight w:val="white"/>
        </w:rPr>
        <w:t xml:space="preserve">(1), 1-2. </w:t>
      </w:r>
      <w:proofErr w:type="spellStart"/>
      <w:r>
        <w:rPr>
          <w:sz w:val="20"/>
          <w:szCs w:val="20"/>
          <w:highlight w:val="white"/>
        </w:rPr>
        <w:t>doi</w:t>
      </w:r>
      <w:proofErr w:type="spellEnd"/>
      <w:r>
        <w:rPr>
          <w:sz w:val="20"/>
          <w:szCs w:val="20"/>
          <w:highlight w:val="white"/>
        </w:rPr>
        <w:t xml:space="preserve">: </w:t>
      </w:r>
      <w:hyperlink r:id="rId50">
        <w:r>
          <w:rPr>
            <w:color w:val="1155CC"/>
            <w:sz w:val="20"/>
            <w:szCs w:val="20"/>
            <w:highlight w:val="white"/>
            <w:u w:val="single"/>
          </w:rPr>
          <w:t>10.1037/amp0000263</w:t>
        </w:r>
      </w:hyperlink>
    </w:p>
    <w:p w14:paraId="2E1FCD16" w14:textId="77777777" w:rsidR="00016AD3" w:rsidRDefault="008742D2">
      <w:pPr>
        <w:rPr>
          <w:sz w:val="20"/>
          <w:szCs w:val="20"/>
          <w:highlight w:val="white"/>
        </w:rPr>
      </w:pPr>
      <w:proofErr w:type="spellStart"/>
      <w:r>
        <w:rPr>
          <w:sz w:val="20"/>
          <w:szCs w:val="20"/>
          <w:highlight w:val="white"/>
        </w:rPr>
        <w:t>Keehner</w:t>
      </w:r>
      <w:proofErr w:type="spellEnd"/>
      <w:r>
        <w:rPr>
          <w:sz w:val="20"/>
          <w:szCs w:val="20"/>
          <w:highlight w:val="white"/>
        </w:rPr>
        <w:t xml:space="preserve">, M., and Gathercole, S. E. (2007). Cognitive adaptations arising from nonnative experience of sign language in hearing adults. </w:t>
      </w:r>
      <w:r>
        <w:rPr>
          <w:i/>
          <w:sz w:val="20"/>
          <w:szCs w:val="20"/>
          <w:highlight w:val="white"/>
        </w:rPr>
        <w:t>Memory &amp; Cognition</w:t>
      </w:r>
      <w:r>
        <w:rPr>
          <w:sz w:val="20"/>
          <w:szCs w:val="20"/>
          <w:highlight w:val="white"/>
        </w:rPr>
        <w:t xml:space="preserve">, </w:t>
      </w:r>
      <w:r>
        <w:rPr>
          <w:i/>
          <w:sz w:val="20"/>
          <w:szCs w:val="20"/>
          <w:highlight w:val="white"/>
        </w:rPr>
        <w:t>35</w:t>
      </w:r>
      <w:r>
        <w:rPr>
          <w:sz w:val="20"/>
          <w:szCs w:val="20"/>
          <w:highlight w:val="white"/>
        </w:rPr>
        <w:t>(4), 752–761.</w:t>
      </w:r>
      <w:hyperlink r:id="rId51">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52">
        <w:r>
          <w:rPr>
            <w:color w:val="1155CC"/>
            <w:sz w:val="20"/>
            <w:szCs w:val="20"/>
            <w:highlight w:val="white"/>
            <w:u w:val="single"/>
          </w:rPr>
          <w:t>10.3758/BF03193312</w:t>
        </w:r>
      </w:hyperlink>
    </w:p>
    <w:p w14:paraId="150BA1C2" w14:textId="77777777" w:rsidR="00016AD3" w:rsidRDefault="008742D2">
      <w:pPr>
        <w:rPr>
          <w:sz w:val="20"/>
          <w:szCs w:val="20"/>
          <w:highlight w:val="white"/>
        </w:rPr>
      </w:pPr>
      <w:proofErr w:type="spellStart"/>
      <w:r>
        <w:rPr>
          <w:sz w:val="20"/>
          <w:szCs w:val="20"/>
          <w:highlight w:val="white"/>
        </w:rPr>
        <w:t>Kessels</w:t>
      </w:r>
      <w:proofErr w:type="spellEnd"/>
      <w:r>
        <w:rPr>
          <w:sz w:val="20"/>
          <w:szCs w:val="20"/>
          <w:highlight w:val="white"/>
        </w:rPr>
        <w:t xml:space="preserve">, R.P.C., van </w:t>
      </w:r>
      <w:proofErr w:type="spellStart"/>
      <w:r>
        <w:rPr>
          <w:sz w:val="20"/>
          <w:szCs w:val="20"/>
          <w:highlight w:val="white"/>
        </w:rPr>
        <w:t>Zandvoort</w:t>
      </w:r>
      <w:proofErr w:type="spellEnd"/>
      <w:r>
        <w:rPr>
          <w:sz w:val="20"/>
          <w:szCs w:val="20"/>
          <w:highlight w:val="white"/>
        </w:rPr>
        <w:t xml:space="preserve">, M.J.E., Postma, A., </w:t>
      </w:r>
      <w:proofErr w:type="spellStart"/>
      <w:r>
        <w:rPr>
          <w:sz w:val="20"/>
          <w:szCs w:val="20"/>
          <w:highlight w:val="white"/>
        </w:rPr>
        <w:t>Kappelle</w:t>
      </w:r>
      <w:proofErr w:type="spellEnd"/>
      <w:r>
        <w:rPr>
          <w:sz w:val="20"/>
          <w:szCs w:val="20"/>
          <w:highlight w:val="white"/>
        </w:rPr>
        <w:t xml:space="preserve">, L.J., de </w:t>
      </w:r>
      <w:proofErr w:type="spellStart"/>
      <w:r>
        <w:rPr>
          <w:sz w:val="20"/>
          <w:szCs w:val="20"/>
          <w:highlight w:val="white"/>
        </w:rPr>
        <w:t>Haan</w:t>
      </w:r>
      <w:proofErr w:type="spellEnd"/>
      <w:r>
        <w:rPr>
          <w:sz w:val="20"/>
          <w:szCs w:val="20"/>
          <w:highlight w:val="white"/>
        </w:rPr>
        <w:t xml:space="preserve">, E.H.F., 2000. The </w:t>
      </w:r>
      <w:proofErr w:type="spellStart"/>
      <w:r>
        <w:rPr>
          <w:sz w:val="20"/>
          <w:szCs w:val="20"/>
          <w:highlight w:val="white"/>
        </w:rPr>
        <w:t>Corsi</w:t>
      </w:r>
      <w:proofErr w:type="spellEnd"/>
      <w:r>
        <w:rPr>
          <w:sz w:val="20"/>
          <w:szCs w:val="20"/>
          <w:highlight w:val="white"/>
        </w:rPr>
        <w:t xml:space="preserve"> Block-Tapping Task: Standardization and Normative Data.</w:t>
      </w:r>
      <w:r>
        <w:rPr>
          <w:i/>
          <w:sz w:val="20"/>
          <w:szCs w:val="20"/>
          <w:highlight w:val="white"/>
        </w:rPr>
        <w:t xml:space="preserve"> Applied Neuropsychology</w:t>
      </w:r>
      <w:r>
        <w:rPr>
          <w:sz w:val="20"/>
          <w:szCs w:val="20"/>
          <w:highlight w:val="white"/>
        </w:rPr>
        <w:t xml:space="preserve"> 7, 252–258. </w:t>
      </w:r>
      <w:proofErr w:type="spellStart"/>
      <w:r>
        <w:rPr>
          <w:sz w:val="20"/>
          <w:szCs w:val="20"/>
          <w:highlight w:val="white"/>
        </w:rPr>
        <w:t>doi</w:t>
      </w:r>
      <w:proofErr w:type="spellEnd"/>
      <w:r>
        <w:rPr>
          <w:sz w:val="20"/>
          <w:szCs w:val="20"/>
          <w:highlight w:val="white"/>
        </w:rPr>
        <w:t xml:space="preserve">: </w:t>
      </w:r>
      <w:hyperlink r:id="rId53">
        <w:r>
          <w:rPr>
            <w:color w:val="1155CC"/>
            <w:sz w:val="20"/>
            <w:szCs w:val="20"/>
            <w:highlight w:val="white"/>
            <w:u w:val="single"/>
          </w:rPr>
          <w:t>10.1207/S15324826AN0704_8</w:t>
        </w:r>
      </w:hyperlink>
    </w:p>
    <w:p w14:paraId="7A493E01" w14:textId="77777777" w:rsidR="00016AD3" w:rsidRDefault="008742D2">
      <w:pPr>
        <w:rPr>
          <w:color w:val="1155CC"/>
          <w:sz w:val="20"/>
          <w:szCs w:val="20"/>
          <w:highlight w:val="white"/>
          <w:u w:val="single"/>
        </w:rPr>
      </w:pPr>
      <w:proofErr w:type="spellStart"/>
      <w:r>
        <w:rPr>
          <w:sz w:val="20"/>
          <w:szCs w:val="20"/>
          <w:highlight w:val="white"/>
        </w:rPr>
        <w:t>Kubicek</w:t>
      </w:r>
      <w:proofErr w:type="spellEnd"/>
      <w:r>
        <w:rPr>
          <w:sz w:val="20"/>
          <w:szCs w:val="20"/>
          <w:highlight w:val="white"/>
        </w:rPr>
        <w:t xml:space="preserve">, E., and </w:t>
      </w:r>
      <w:proofErr w:type="spellStart"/>
      <w:r>
        <w:rPr>
          <w:sz w:val="20"/>
          <w:szCs w:val="20"/>
          <w:highlight w:val="white"/>
        </w:rPr>
        <w:t>Quandt</w:t>
      </w:r>
      <w:proofErr w:type="spellEnd"/>
      <w:r>
        <w:rPr>
          <w:sz w:val="20"/>
          <w:szCs w:val="20"/>
          <w:highlight w:val="white"/>
        </w:rPr>
        <w:t xml:space="preserve">, L. C. (2021). A Positive Relationship Between Sign Language Comprehension and Mental Rotation Abilities. </w:t>
      </w:r>
      <w:r>
        <w:rPr>
          <w:i/>
          <w:sz w:val="20"/>
          <w:szCs w:val="20"/>
          <w:highlight w:val="white"/>
        </w:rPr>
        <w:t>The Journal of Deaf Studies and Deaf Education</w:t>
      </w:r>
      <w:r>
        <w:rPr>
          <w:sz w:val="20"/>
          <w:szCs w:val="20"/>
          <w:highlight w:val="white"/>
        </w:rPr>
        <w:t xml:space="preserve">, </w:t>
      </w:r>
      <w:r>
        <w:rPr>
          <w:i/>
          <w:sz w:val="20"/>
          <w:szCs w:val="20"/>
          <w:highlight w:val="white"/>
        </w:rPr>
        <w:t>26</w:t>
      </w:r>
      <w:r>
        <w:rPr>
          <w:sz w:val="20"/>
          <w:szCs w:val="20"/>
          <w:highlight w:val="white"/>
        </w:rPr>
        <w:t>(1), 1–12.</w:t>
      </w:r>
      <w:hyperlink r:id="rId54">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55">
        <w:r>
          <w:rPr>
            <w:color w:val="1155CC"/>
            <w:sz w:val="20"/>
            <w:szCs w:val="20"/>
            <w:highlight w:val="white"/>
            <w:u w:val="single"/>
          </w:rPr>
          <w:t>10.1093/</w:t>
        </w:r>
        <w:proofErr w:type="spellStart"/>
        <w:r>
          <w:rPr>
            <w:color w:val="1155CC"/>
            <w:sz w:val="20"/>
            <w:szCs w:val="20"/>
            <w:highlight w:val="white"/>
            <w:u w:val="single"/>
          </w:rPr>
          <w:t>deafed</w:t>
        </w:r>
        <w:proofErr w:type="spellEnd"/>
        <w:r>
          <w:rPr>
            <w:color w:val="1155CC"/>
            <w:sz w:val="20"/>
            <w:szCs w:val="20"/>
            <w:highlight w:val="white"/>
            <w:u w:val="single"/>
          </w:rPr>
          <w:t>/enaa030</w:t>
        </w:r>
      </w:hyperlink>
    </w:p>
    <w:p w14:paraId="66DCA4D9" w14:textId="77777777" w:rsidR="00016AD3" w:rsidRDefault="008742D2">
      <w:pPr>
        <w:rPr>
          <w:sz w:val="20"/>
          <w:szCs w:val="20"/>
          <w:highlight w:val="white"/>
        </w:rPr>
      </w:pPr>
      <w:r>
        <w:rPr>
          <w:sz w:val="20"/>
          <w:szCs w:val="20"/>
          <w:highlight w:val="white"/>
        </w:rPr>
        <w:t xml:space="preserve">Lara Burgos, P. and de </w:t>
      </w:r>
      <w:proofErr w:type="spellStart"/>
      <w:r>
        <w:rPr>
          <w:sz w:val="20"/>
          <w:szCs w:val="20"/>
          <w:highlight w:val="white"/>
        </w:rPr>
        <w:t>los</w:t>
      </w:r>
      <w:proofErr w:type="spellEnd"/>
      <w:r>
        <w:rPr>
          <w:sz w:val="20"/>
          <w:szCs w:val="20"/>
          <w:highlight w:val="white"/>
        </w:rPr>
        <w:t xml:space="preserve"> Santos Rodríguez, E. (2000). </w:t>
      </w:r>
      <w:proofErr w:type="spellStart"/>
      <w:r>
        <w:rPr>
          <w:i/>
          <w:sz w:val="20"/>
          <w:szCs w:val="20"/>
          <w:highlight w:val="white"/>
        </w:rPr>
        <w:t>Técnicas</w:t>
      </w:r>
      <w:proofErr w:type="spellEnd"/>
      <w:r>
        <w:rPr>
          <w:i/>
          <w:sz w:val="20"/>
          <w:szCs w:val="20"/>
          <w:highlight w:val="white"/>
        </w:rPr>
        <w:t xml:space="preserve"> de </w:t>
      </w:r>
      <w:proofErr w:type="spellStart"/>
      <w:r>
        <w:rPr>
          <w:i/>
          <w:sz w:val="20"/>
          <w:szCs w:val="20"/>
          <w:highlight w:val="white"/>
        </w:rPr>
        <w:t>interpretación</w:t>
      </w:r>
      <w:proofErr w:type="spellEnd"/>
      <w:r>
        <w:rPr>
          <w:i/>
          <w:sz w:val="20"/>
          <w:szCs w:val="20"/>
          <w:highlight w:val="white"/>
        </w:rPr>
        <w:t xml:space="preserve"> de </w:t>
      </w:r>
      <w:proofErr w:type="spellStart"/>
      <w:r>
        <w:rPr>
          <w:i/>
          <w:sz w:val="20"/>
          <w:szCs w:val="20"/>
          <w:highlight w:val="white"/>
        </w:rPr>
        <w:t>lengua</w:t>
      </w:r>
      <w:proofErr w:type="spellEnd"/>
      <w:r>
        <w:rPr>
          <w:i/>
          <w:sz w:val="20"/>
          <w:szCs w:val="20"/>
          <w:highlight w:val="white"/>
        </w:rPr>
        <w:t xml:space="preserve"> de </w:t>
      </w:r>
      <w:proofErr w:type="spellStart"/>
      <w:r>
        <w:rPr>
          <w:i/>
          <w:sz w:val="20"/>
          <w:szCs w:val="20"/>
          <w:highlight w:val="white"/>
        </w:rPr>
        <w:t>signos</w:t>
      </w:r>
      <w:proofErr w:type="spellEnd"/>
      <w:r>
        <w:rPr>
          <w:i/>
          <w:sz w:val="20"/>
          <w:szCs w:val="20"/>
          <w:highlight w:val="white"/>
        </w:rPr>
        <w:t xml:space="preserve">. </w:t>
      </w:r>
      <w:r>
        <w:rPr>
          <w:sz w:val="20"/>
          <w:szCs w:val="20"/>
          <w:highlight w:val="white"/>
        </w:rPr>
        <w:t>Madrid: CNSE.</w:t>
      </w:r>
    </w:p>
    <w:p w14:paraId="39ACF5AB" w14:textId="77777777" w:rsidR="00016AD3" w:rsidRDefault="008742D2">
      <w:pPr>
        <w:rPr>
          <w:color w:val="1155CC"/>
          <w:sz w:val="20"/>
          <w:szCs w:val="20"/>
          <w:highlight w:val="white"/>
          <w:u w:val="single"/>
        </w:rPr>
      </w:pPr>
      <w:r w:rsidRPr="0068163E">
        <w:rPr>
          <w:sz w:val="20"/>
          <w:szCs w:val="20"/>
          <w:highlight w:val="white"/>
          <w:lang w:val="de-DE"/>
        </w:rPr>
        <w:lastRenderedPageBreak/>
        <w:t xml:space="preserve">Leitner, K. (2012). </w:t>
      </w:r>
      <w:r w:rsidRPr="0068163E">
        <w:rPr>
          <w:i/>
          <w:sz w:val="20"/>
          <w:szCs w:val="20"/>
          <w:highlight w:val="white"/>
          <w:lang w:val="de-DE"/>
        </w:rPr>
        <w:t>Studienabbrüche im Studiengang ÖGS - Ursachen und Konsequenzen</w:t>
      </w:r>
      <w:r w:rsidRPr="0068163E">
        <w:rPr>
          <w:sz w:val="20"/>
          <w:szCs w:val="20"/>
          <w:highlight w:val="white"/>
          <w:lang w:val="de-DE"/>
        </w:rPr>
        <w:t xml:space="preserve"> [MA Thesis, Karl-Franzens-Universität Graz].</w:t>
      </w:r>
      <w:r w:rsidR="00000000">
        <w:fldChar w:fldCharType="begin"/>
      </w:r>
      <w:r w:rsidR="00000000" w:rsidRPr="00C13906">
        <w:rPr>
          <w:lang w:val="de-DE"/>
          <w:rPrChange w:id="737" w:author="Freya Watkins (PhD Psychology Lab PT)" w:date="2022-07-12T09:36:00Z">
            <w:rPr/>
          </w:rPrChange>
        </w:rPr>
        <w:instrText>HYPERLINK "https://resolver.obvsg.at/urn:nbn:at:at-ubg:1-35340" \h</w:instrText>
      </w:r>
      <w:r w:rsidR="00000000">
        <w:fldChar w:fldCharType="separate"/>
      </w:r>
      <w:r w:rsidRPr="0068163E">
        <w:rPr>
          <w:sz w:val="20"/>
          <w:szCs w:val="20"/>
          <w:highlight w:val="white"/>
          <w:lang w:val="de-DE"/>
        </w:rPr>
        <w:t xml:space="preserve"> </w:t>
      </w:r>
      <w:r w:rsidR="00000000">
        <w:rPr>
          <w:sz w:val="20"/>
          <w:szCs w:val="20"/>
          <w:highlight w:val="white"/>
          <w:lang w:val="de-DE"/>
        </w:rPr>
        <w:fldChar w:fldCharType="end"/>
      </w:r>
      <w:r w:rsidR="00000000">
        <w:fldChar w:fldCharType="begin"/>
      </w:r>
      <w:r w:rsidR="00000000" w:rsidRPr="00C13906">
        <w:rPr>
          <w:lang w:val="de-DE"/>
          <w:rPrChange w:id="738" w:author="Freya Watkins (PhD Psychology Lab PT)" w:date="2022-07-12T09:36:00Z">
            <w:rPr/>
          </w:rPrChange>
        </w:rPr>
        <w:instrText>HYPERLINK "https://resolver.obvsg.at/urn:nbn:at:at-ubg:1-35340" \h</w:instrText>
      </w:r>
      <w:r w:rsidR="00000000">
        <w:fldChar w:fldCharType="separate"/>
      </w:r>
      <w:r>
        <w:rPr>
          <w:color w:val="1155CC"/>
          <w:sz w:val="20"/>
          <w:szCs w:val="20"/>
          <w:highlight w:val="white"/>
          <w:u w:val="single"/>
        </w:rPr>
        <w:t>https://resolver.obvsg.at/urn:nbn:at:at-ubg:1-35340</w:t>
      </w:r>
      <w:r w:rsidR="00000000">
        <w:rPr>
          <w:color w:val="1155CC"/>
          <w:sz w:val="20"/>
          <w:szCs w:val="20"/>
          <w:highlight w:val="white"/>
          <w:u w:val="single"/>
        </w:rPr>
        <w:fldChar w:fldCharType="end"/>
      </w:r>
    </w:p>
    <w:p w14:paraId="3B597CFC" w14:textId="77777777" w:rsidR="00016AD3" w:rsidRDefault="008742D2">
      <w:pPr>
        <w:rPr>
          <w:sz w:val="20"/>
          <w:szCs w:val="20"/>
          <w:highlight w:val="white"/>
        </w:rPr>
      </w:pPr>
      <w:r>
        <w:rPr>
          <w:sz w:val="20"/>
          <w:szCs w:val="20"/>
          <w:highlight w:val="white"/>
        </w:rPr>
        <w:t xml:space="preserve">Lemon, J. (2006). </w:t>
      </w:r>
      <w:proofErr w:type="spellStart"/>
      <w:r>
        <w:rPr>
          <w:sz w:val="20"/>
          <w:szCs w:val="20"/>
          <w:highlight w:val="white"/>
        </w:rPr>
        <w:t>Plotrix</w:t>
      </w:r>
      <w:proofErr w:type="spellEnd"/>
      <w:r>
        <w:rPr>
          <w:sz w:val="20"/>
          <w:szCs w:val="20"/>
          <w:highlight w:val="white"/>
        </w:rPr>
        <w:t xml:space="preserve">: a package in the red light district of R. </w:t>
      </w:r>
      <w:r>
        <w:rPr>
          <w:i/>
          <w:sz w:val="20"/>
          <w:szCs w:val="20"/>
          <w:highlight w:val="white"/>
        </w:rPr>
        <w:t>R-News</w:t>
      </w:r>
      <w:r>
        <w:rPr>
          <w:sz w:val="20"/>
          <w:szCs w:val="20"/>
          <w:highlight w:val="white"/>
        </w:rPr>
        <w:t xml:space="preserve"> 6(4): 8-12.</w:t>
      </w:r>
    </w:p>
    <w:p w14:paraId="731C9D8B" w14:textId="77777777" w:rsidR="00016AD3" w:rsidRDefault="008742D2">
      <w:pPr>
        <w:rPr>
          <w:color w:val="1155CC"/>
          <w:sz w:val="20"/>
          <w:szCs w:val="20"/>
          <w:highlight w:val="white"/>
          <w:u w:val="single"/>
        </w:rPr>
      </w:pPr>
      <w:proofErr w:type="spellStart"/>
      <w:r w:rsidRPr="0068163E">
        <w:rPr>
          <w:sz w:val="20"/>
          <w:szCs w:val="20"/>
          <w:highlight w:val="white"/>
          <w:lang w:val="de-DE"/>
        </w:rPr>
        <w:t>Liesefeld</w:t>
      </w:r>
      <w:proofErr w:type="spellEnd"/>
      <w:r w:rsidRPr="0068163E">
        <w:rPr>
          <w:sz w:val="20"/>
          <w:szCs w:val="20"/>
          <w:highlight w:val="white"/>
          <w:lang w:val="de-DE"/>
        </w:rPr>
        <w:t xml:space="preserve">, H. R., Fu, X., and Zimmer, H. D. (2015). </w:t>
      </w:r>
      <w:r>
        <w:rPr>
          <w:sz w:val="20"/>
          <w:szCs w:val="20"/>
          <w:highlight w:val="white"/>
        </w:rPr>
        <w:t xml:space="preserve">Fast and careless or careful and slow? Apparent holistic processing in mental rotation is explained by speed-accuracy trade-offs. </w:t>
      </w:r>
      <w:r>
        <w:rPr>
          <w:i/>
          <w:sz w:val="20"/>
          <w:szCs w:val="20"/>
          <w:highlight w:val="white"/>
        </w:rPr>
        <w:t>Journal of Experimental Psychology: Learning, Memory, and Cognition</w:t>
      </w:r>
      <w:r>
        <w:rPr>
          <w:sz w:val="20"/>
          <w:szCs w:val="20"/>
          <w:highlight w:val="white"/>
        </w:rPr>
        <w:t xml:space="preserve">, </w:t>
      </w:r>
      <w:r>
        <w:rPr>
          <w:i/>
          <w:sz w:val="20"/>
          <w:szCs w:val="20"/>
          <w:highlight w:val="white"/>
        </w:rPr>
        <w:t>41</w:t>
      </w:r>
      <w:r>
        <w:rPr>
          <w:sz w:val="20"/>
          <w:szCs w:val="20"/>
          <w:highlight w:val="white"/>
        </w:rPr>
        <w:t>(4), 1140–1151.</w:t>
      </w:r>
      <w:hyperlink r:id="rId56">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57">
        <w:r>
          <w:rPr>
            <w:color w:val="1155CC"/>
            <w:sz w:val="20"/>
            <w:szCs w:val="20"/>
            <w:highlight w:val="white"/>
            <w:u w:val="single"/>
          </w:rPr>
          <w:t>10.1037/xlm0000081</w:t>
        </w:r>
      </w:hyperlink>
    </w:p>
    <w:p w14:paraId="2BD4E112" w14:textId="77777777" w:rsidR="00016AD3" w:rsidRDefault="008742D2">
      <w:pPr>
        <w:rPr>
          <w:color w:val="1155CC"/>
          <w:sz w:val="20"/>
          <w:szCs w:val="20"/>
          <w:highlight w:val="white"/>
          <w:u w:val="single"/>
        </w:rPr>
      </w:pPr>
      <w:proofErr w:type="spellStart"/>
      <w:r>
        <w:rPr>
          <w:sz w:val="20"/>
          <w:szCs w:val="20"/>
          <w:highlight w:val="white"/>
        </w:rPr>
        <w:t>Liesefeld</w:t>
      </w:r>
      <w:proofErr w:type="spellEnd"/>
      <w:r>
        <w:rPr>
          <w:sz w:val="20"/>
          <w:szCs w:val="20"/>
          <w:highlight w:val="white"/>
        </w:rPr>
        <w:t xml:space="preserve">, H. R., and </w:t>
      </w:r>
      <w:proofErr w:type="spellStart"/>
      <w:r>
        <w:rPr>
          <w:sz w:val="20"/>
          <w:szCs w:val="20"/>
          <w:highlight w:val="white"/>
        </w:rPr>
        <w:t>Janczyk</w:t>
      </w:r>
      <w:proofErr w:type="spellEnd"/>
      <w:r>
        <w:rPr>
          <w:sz w:val="20"/>
          <w:szCs w:val="20"/>
          <w:highlight w:val="white"/>
        </w:rPr>
        <w:t xml:space="preserve">, M. (2019). Combining speed and accuracy to control for speed-accuracy trade-offs(?). </w:t>
      </w:r>
      <w:r>
        <w:rPr>
          <w:i/>
          <w:sz w:val="20"/>
          <w:szCs w:val="20"/>
          <w:highlight w:val="white"/>
        </w:rPr>
        <w:t>Behavior Research Methods</w:t>
      </w:r>
      <w:r>
        <w:rPr>
          <w:sz w:val="20"/>
          <w:szCs w:val="20"/>
          <w:highlight w:val="white"/>
        </w:rPr>
        <w:t xml:space="preserve">, </w:t>
      </w:r>
      <w:r>
        <w:rPr>
          <w:i/>
          <w:sz w:val="20"/>
          <w:szCs w:val="20"/>
          <w:highlight w:val="white"/>
        </w:rPr>
        <w:t>51</w:t>
      </w:r>
      <w:r>
        <w:rPr>
          <w:sz w:val="20"/>
          <w:szCs w:val="20"/>
          <w:highlight w:val="white"/>
        </w:rPr>
        <w:t>(1), 40–60.</w:t>
      </w:r>
      <w:hyperlink r:id="rId58">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59">
        <w:r>
          <w:rPr>
            <w:color w:val="1155CC"/>
            <w:sz w:val="20"/>
            <w:szCs w:val="20"/>
            <w:highlight w:val="white"/>
            <w:u w:val="single"/>
          </w:rPr>
          <w:t>10.3758/s13428-018-1076-x</w:t>
        </w:r>
      </w:hyperlink>
    </w:p>
    <w:p w14:paraId="20CB47E2" w14:textId="77777777" w:rsidR="00016AD3" w:rsidRDefault="008742D2">
      <w:pPr>
        <w:rPr>
          <w:color w:val="1155CC"/>
          <w:sz w:val="20"/>
          <w:szCs w:val="20"/>
          <w:highlight w:val="white"/>
          <w:u w:val="single"/>
        </w:rPr>
      </w:pPr>
      <w:r>
        <w:rPr>
          <w:sz w:val="20"/>
          <w:szCs w:val="20"/>
          <w:highlight w:val="white"/>
        </w:rPr>
        <w:t xml:space="preserve">Lin, Y., </w:t>
      </w:r>
      <w:proofErr w:type="spellStart"/>
      <w:r>
        <w:rPr>
          <w:sz w:val="20"/>
          <w:szCs w:val="20"/>
          <w:highlight w:val="white"/>
        </w:rPr>
        <w:t>Lv</w:t>
      </w:r>
      <w:proofErr w:type="spellEnd"/>
      <w:r>
        <w:rPr>
          <w:sz w:val="20"/>
          <w:szCs w:val="20"/>
          <w:highlight w:val="white"/>
        </w:rPr>
        <w:t xml:space="preserve">, Q., and Liang, J. (2018). Predicting Fluency With Language Proficiency, Working Memory, and Directionality in Simultaneous Interpreting. </w:t>
      </w:r>
      <w:r>
        <w:rPr>
          <w:i/>
          <w:sz w:val="20"/>
          <w:szCs w:val="20"/>
          <w:highlight w:val="white"/>
        </w:rPr>
        <w:t>Frontiers in Psychology</w:t>
      </w:r>
      <w:r>
        <w:rPr>
          <w:sz w:val="20"/>
          <w:szCs w:val="20"/>
          <w:highlight w:val="white"/>
        </w:rPr>
        <w:t xml:space="preserve">, </w:t>
      </w:r>
      <w:r>
        <w:rPr>
          <w:i/>
          <w:sz w:val="20"/>
          <w:szCs w:val="20"/>
          <w:highlight w:val="white"/>
        </w:rPr>
        <w:t>9</w:t>
      </w:r>
      <w:r>
        <w:rPr>
          <w:sz w:val="20"/>
          <w:szCs w:val="20"/>
          <w:highlight w:val="white"/>
        </w:rPr>
        <w:t>.</w:t>
      </w:r>
      <w:hyperlink r:id="rId60">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61">
        <w:r>
          <w:rPr>
            <w:color w:val="1155CC"/>
            <w:sz w:val="20"/>
            <w:szCs w:val="20"/>
            <w:highlight w:val="white"/>
            <w:u w:val="single"/>
          </w:rPr>
          <w:t>10.3389/fpsyg.2018.01543</w:t>
        </w:r>
      </w:hyperlink>
    </w:p>
    <w:p w14:paraId="3191627F" w14:textId="77777777" w:rsidR="00016AD3" w:rsidRDefault="008742D2">
      <w:pPr>
        <w:rPr>
          <w:color w:val="1155CC"/>
          <w:sz w:val="20"/>
          <w:szCs w:val="20"/>
          <w:highlight w:val="white"/>
          <w:u w:val="single"/>
        </w:rPr>
      </w:pPr>
      <w:r>
        <w:rPr>
          <w:sz w:val="20"/>
          <w:szCs w:val="20"/>
          <w:highlight w:val="white"/>
        </w:rPr>
        <w:t xml:space="preserve">Liu, M., </w:t>
      </w:r>
      <w:proofErr w:type="spellStart"/>
      <w:r>
        <w:rPr>
          <w:sz w:val="20"/>
          <w:szCs w:val="20"/>
          <w:highlight w:val="white"/>
        </w:rPr>
        <w:t>Schallert</w:t>
      </w:r>
      <w:proofErr w:type="spellEnd"/>
      <w:r>
        <w:rPr>
          <w:sz w:val="20"/>
          <w:szCs w:val="20"/>
          <w:highlight w:val="white"/>
        </w:rPr>
        <w:t xml:space="preserve">, D. L., and Carroll, P. J. (2004). Working memory and expertise in simultaneous interpreting. </w:t>
      </w:r>
      <w:r>
        <w:rPr>
          <w:i/>
          <w:sz w:val="20"/>
          <w:szCs w:val="20"/>
          <w:highlight w:val="white"/>
        </w:rPr>
        <w:t>Interpreting</w:t>
      </w:r>
      <w:r>
        <w:rPr>
          <w:sz w:val="20"/>
          <w:szCs w:val="20"/>
          <w:highlight w:val="white"/>
        </w:rPr>
        <w:t xml:space="preserve">, </w:t>
      </w:r>
      <w:r>
        <w:rPr>
          <w:i/>
          <w:sz w:val="20"/>
          <w:szCs w:val="20"/>
          <w:highlight w:val="white"/>
        </w:rPr>
        <w:t>6</w:t>
      </w:r>
      <w:r>
        <w:rPr>
          <w:sz w:val="20"/>
          <w:szCs w:val="20"/>
          <w:highlight w:val="white"/>
        </w:rPr>
        <w:t>(1), 19–42.</w:t>
      </w:r>
      <w:hyperlink r:id="rId62">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63">
        <w:r>
          <w:rPr>
            <w:color w:val="1155CC"/>
            <w:sz w:val="20"/>
            <w:szCs w:val="20"/>
            <w:highlight w:val="white"/>
            <w:u w:val="single"/>
          </w:rPr>
          <w:t>10.1075/intp.6.1.04liu</w:t>
        </w:r>
      </w:hyperlink>
    </w:p>
    <w:p w14:paraId="317C8139" w14:textId="77777777" w:rsidR="00016AD3" w:rsidRDefault="008742D2">
      <w:pPr>
        <w:rPr>
          <w:sz w:val="20"/>
          <w:szCs w:val="20"/>
          <w:highlight w:val="white"/>
        </w:rPr>
      </w:pPr>
      <w:r>
        <w:rPr>
          <w:sz w:val="20"/>
          <w:szCs w:val="20"/>
          <w:highlight w:val="white"/>
        </w:rPr>
        <w:t xml:space="preserve">López Gómez, M. J., Molina, T. B., Benítez, P. P., and Santiago de Torres, J. (2007). Predicting proficiency in signed language interpreting: A preliminary study. </w:t>
      </w:r>
      <w:r>
        <w:rPr>
          <w:i/>
          <w:sz w:val="20"/>
          <w:szCs w:val="20"/>
          <w:highlight w:val="white"/>
        </w:rPr>
        <w:t>Interpreting, 9</w:t>
      </w:r>
      <w:r>
        <w:rPr>
          <w:sz w:val="20"/>
          <w:szCs w:val="20"/>
          <w:highlight w:val="white"/>
        </w:rPr>
        <w:t xml:space="preserve">(1), 71–93. </w:t>
      </w:r>
      <w:proofErr w:type="spellStart"/>
      <w:r>
        <w:rPr>
          <w:sz w:val="20"/>
          <w:szCs w:val="20"/>
          <w:highlight w:val="white"/>
        </w:rPr>
        <w:t>doi</w:t>
      </w:r>
      <w:proofErr w:type="spellEnd"/>
      <w:r>
        <w:rPr>
          <w:sz w:val="20"/>
          <w:szCs w:val="20"/>
          <w:highlight w:val="white"/>
        </w:rPr>
        <w:t xml:space="preserve">: </w:t>
      </w:r>
      <w:hyperlink r:id="rId64">
        <w:r>
          <w:rPr>
            <w:color w:val="1155CC"/>
            <w:sz w:val="20"/>
            <w:szCs w:val="20"/>
            <w:highlight w:val="white"/>
            <w:u w:val="single"/>
          </w:rPr>
          <w:t>10.1075/intp.9.1.05lop</w:t>
        </w:r>
      </w:hyperlink>
    </w:p>
    <w:p w14:paraId="10762E71" w14:textId="5E4C0BDA" w:rsidR="00016AD3" w:rsidRPr="0068163E" w:rsidRDefault="008742D2">
      <w:pPr>
        <w:rPr>
          <w:ins w:id="739" w:author="Freya Watkins" w:date="2022-06-19T10:07:00Z"/>
          <w:sz w:val="20"/>
          <w:szCs w:val="20"/>
          <w:highlight w:val="white"/>
          <w:lang w:val="de-DE"/>
        </w:rPr>
      </w:pPr>
      <w:proofErr w:type="spellStart"/>
      <w:ins w:id="740" w:author="Freya Watkins" w:date="2022-06-19T10:07:00Z">
        <w:r>
          <w:rPr>
            <w:sz w:val="20"/>
            <w:szCs w:val="20"/>
            <w:highlight w:val="white"/>
          </w:rPr>
          <w:t>Lüdecke</w:t>
        </w:r>
        <w:proofErr w:type="spellEnd"/>
        <w:r>
          <w:rPr>
            <w:sz w:val="20"/>
            <w:szCs w:val="20"/>
            <w:highlight w:val="white"/>
          </w:rPr>
          <w:t xml:space="preserve">, D. (2021). </w:t>
        </w:r>
        <w:proofErr w:type="spellStart"/>
        <w:r>
          <w:rPr>
            <w:sz w:val="20"/>
            <w:szCs w:val="20"/>
            <w:highlight w:val="white"/>
          </w:rPr>
          <w:t>sjPlot</w:t>
        </w:r>
        <w:proofErr w:type="spellEnd"/>
        <w:r>
          <w:rPr>
            <w:sz w:val="20"/>
            <w:szCs w:val="20"/>
            <w:highlight w:val="white"/>
          </w:rPr>
          <w:t xml:space="preserve">: Data Visualization for Statistics in Social Science. </w:t>
        </w:r>
        <w:r w:rsidRPr="0068163E">
          <w:rPr>
            <w:sz w:val="20"/>
            <w:szCs w:val="20"/>
            <w:highlight w:val="white"/>
            <w:lang w:val="de-DE"/>
          </w:rPr>
          <w:t xml:space="preserve">R </w:t>
        </w:r>
        <w:proofErr w:type="spellStart"/>
        <w:r w:rsidRPr="0068163E">
          <w:rPr>
            <w:sz w:val="20"/>
            <w:szCs w:val="20"/>
            <w:highlight w:val="white"/>
            <w:lang w:val="de-DE"/>
          </w:rPr>
          <w:t>package</w:t>
        </w:r>
        <w:proofErr w:type="spellEnd"/>
        <w:r w:rsidRPr="0068163E">
          <w:rPr>
            <w:sz w:val="20"/>
            <w:szCs w:val="20"/>
            <w:highlight w:val="white"/>
            <w:lang w:val="de-DE"/>
          </w:rPr>
          <w:t xml:space="preserve"> </w:t>
        </w:r>
        <w:proofErr w:type="spellStart"/>
        <w:r w:rsidRPr="0068163E">
          <w:rPr>
            <w:sz w:val="20"/>
            <w:szCs w:val="20"/>
            <w:highlight w:val="white"/>
            <w:lang w:val="de-DE"/>
          </w:rPr>
          <w:t>version</w:t>
        </w:r>
        <w:proofErr w:type="spellEnd"/>
        <w:r w:rsidRPr="0068163E">
          <w:rPr>
            <w:sz w:val="20"/>
            <w:szCs w:val="20"/>
            <w:highlight w:val="white"/>
            <w:lang w:val="de-DE"/>
          </w:rPr>
          <w:t xml:space="preserve"> 2.8.10. </w:t>
        </w:r>
        <w:r>
          <w:fldChar w:fldCharType="begin"/>
        </w:r>
        <w:r w:rsidRPr="0068163E">
          <w:rPr>
            <w:lang w:val="de-DE"/>
          </w:rPr>
          <w:instrText>HYPERLINK "https://cran.r-project.org/package=sjPlot"</w:instrText>
        </w:r>
      </w:ins>
      <w:ins w:id="741" w:author="Freya Watkins" w:date="2022-06-19T10:07:00Z">
        <w:r>
          <w:fldChar w:fldCharType="separate"/>
        </w:r>
        <w:r w:rsidRPr="0068163E">
          <w:rPr>
            <w:sz w:val="20"/>
            <w:szCs w:val="20"/>
            <w:highlight w:val="white"/>
            <w:lang w:val="de-DE"/>
          </w:rPr>
          <w:t>https://CRAN.R-project.org/package=sjPlot</w:t>
        </w:r>
        <w:r>
          <w:fldChar w:fldCharType="end"/>
        </w:r>
      </w:ins>
    </w:p>
    <w:p w14:paraId="20E06A83" w14:textId="77777777" w:rsidR="00016AD3" w:rsidRDefault="008742D2">
      <w:pPr>
        <w:rPr>
          <w:sz w:val="20"/>
          <w:szCs w:val="20"/>
          <w:highlight w:val="white"/>
        </w:rPr>
      </w:pPr>
      <w:proofErr w:type="spellStart"/>
      <w:r w:rsidRPr="00C449F4">
        <w:rPr>
          <w:sz w:val="20"/>
          <w:szCs w:val="20"/>
          <w:highlight w:val="white"/>
          <w:lang w:val="de-DE"/>
        </w:rPr>
        <w:t>Macnamara</w:t>
      </w:r>
      <w:proofErr w:type="spellEnd"/>
      <w:r w:rsidRPr="00C449F4">
        <w:rPr>
          <w:sz w:val="20"/>
          <w:szCs w:val="20"/>
          <w:highlight w:val="white"/>
          <w:lang w:val="de-DE"/>
        </w:rPr>
        <w:t xml:space="preserve">, B. (2009). </w:t>
      </w:r>
      <w:r>
        <w:rPr>
          <w:sz w:val="20"/>
          <w:szCs w:val="20"/>
          <w:highlight w:val="white"/>
        </w:rPr>
        <w:t xml:space="preserve">Interpreter Cognitive Aptitudes. </w:t>
      </w:r>
      <w:r>
        <w:rPr>
          <w:i/>
          <w:sz w:val="20"/>
          <w:szCs w:val="20"/>
          <w:highlight w:val="white"/>
        </w:rPr>
        <w:t>Journal of Interpretation</w:t>
      </w:r>
      <w:r>
        <w:rPr>
          <w:sz w:val="20"/>
          <w:szCs w:val="20"/>
          <w:highlight w:val="white"/>
        </w:rPr>
        <w:t>, 2008–2009, 9–32.</w:t>
      </w:r>
    </w:p>
    <w:p w14:paraId="5C62E5AD" w14:textId="4B12FA8B" w:rsidR="00016AD3" w:rsidRDefault="008742D2">
      <w:pPr>
        <w:spacing w:before="0"/>
        <w:rPr>
          <w:ins w:id="742" w:author="Freya Watkins" w:date="2022-06-07T11:14:00Z"/>
          <w:sz w:val="20"/>
          <w:szCs w:val="20"/>
          <w:highlight w:val="white"/>
        </w:rPr>
      </w:pPr>
      <w:proofErr w:type="spellStart"/>
      <w:ins w:id="743" w:author="Freya Watkins" w:date="2022-06-07T11:14:00Z">
        <w:r>
          <w:rPr>
            <w:sz w:val="20"/>
            <w:szCs w:val="20"/>
            <w:highlight w:val="white"/>
          </w:rPr>
          <w:t>Macnamara</w:t>
        </w:r>
        <w:proofErr w:type="spellEnd"/>
        <w:r>
          <w:rPr>
            <w:sz w:val="20"/>
            <w:szCs w:val="20"/>
            <w:highlight w:val="white"/>
          </w:rPr>
          <w:t xml:space="preserve">, B. N., and Conway, A. R. A. (2016). Working Memory Capacity as a Predictor of Simultaneous Language Interpreting Performance. </w:t>
        </w:r>
        <w:r w:rsidRPr="008D4244">
          <w:rPr>
            <w:i/>
            <w:iCs/>
            <w:sz w:val="20"/>
            <w:szCs w:val="20"/>
            <w:highlight w:val="white"/>
          </w:rPr>
          <w:t>Journal of Applied Research in Memory and Cognition, 5</w:t>
        </w:r>
        <w:r>
          <w:rPr>
            <w:sz w:val="20"/>
            <w:szCs w:val="20"/>
            <w:highlight w:val="white"/>
          </w:rPr>
          <w:t xml:space="preserve">(4), 434–444. </w:t>
        </w:r>
        <w:proofErr w:type="spellStart"/>
        <w:r>
          <w:rPr>
            <w:sz w:val="20"/>
            <w:szCs w:val="20"/>
            <w:highlight w:val="white"/>
          </w:rPr>
          <w:t>doi</w:t>
        </w:r>
        <w:proofErr w:type="spellEnd"/>
        <w:r>
          <w:rPr>
            <w:sz w:val="20"/>
            <w:szCs w:val="20"/>
            <w:highlight w:val="white"/>
          </w:rPr>
          <w:t xml:space="preserve">: </w:t>
        </w:r>
        <w:r>
          <w:fldChar w:fldCharType="begin"/>
        </w:r>
        <w:r>
          <w:instrText>HYPERLINK "https://psycnet.apa.org/record/2016-61773-010"</w:instrText>
        </w:r>
      </w:ins>
      <w:ins w:id="744" w:author="Freya Watkins" w:date="2022-06-07T11:14:00Z">
        <w:r>
          <w:fldChar w:fldCharType="separate"/>
        </w:r>
        <w:r>
          <w:rPr>
            <w:sz w:val="20"/>
            <w:szCs w:val="20"/>
            <w:highlight w:val="white"/>
          </w:rPr>
          <w:t>10.1016/j.jarmac.2015.12.001</w:t>
        </w:r>
        <w:r>
          <w:fldChar w:fldCharType="end"/>
        </w:r>
      </w:ins>
    </w:p>
    <w:p w14:paraId="5911FFA1" w14:textId="77777777" w:rsidR="00016AD3" w:rsidRDefault="008742D2">
      <w:pPr>
        <w:rPr>
          <w:color w:val="1155CC"/>
          <w:sz w:val="20"/>
          <w:szCs w:val="20"/>
          <w:highlight w:val="white"/>
          <w:u w:val="single"/>
        </w:rPr>
      </w:pPr>
      <w:proofErr w:type="spellStart"/>
      <w:r>
        <w:rPr>
          <w:sz w:val="20"/>
          <w:szCs w:val="20"/>
          <w:highlight w:val="white"/>
        </w:rPr>
        <w:t>Macnamara</w:t>
      </w:r>
      <w:proofErr w:type="spellEnd"/>
      <w:r>
        <w:rPr>
          <w:sz w:val="20"/>
          <w:szCs w:val="20"/>
          <w:highlight w:val="white"/>
        </w:rPr>
        <w:t xml:space="preserve">, B. N., Moore, A. B., </w:t>
      </w:r>
      <w:proofErr w:type="spellStart"/>
      <w:r>
        <w:rPr>
          <w:sz w:val="20"/>
          <w:szCs w:val="20"/>
          <w:highlight w:val="white"/>
        </w:rPr>
        <w:t>Kegl</w:t>
      </w:r>
      <w:proofErr w:type="spellEnd"/>
      <w:r>
        <w:rPr>
          <w:sz w:val="20"/>
          <w:szCs w:val="20"/>
          <w:highlight w:val="white"/>
        </w:rPr>
        <w:t xml:space="preserve">, J. A., and Conway, A. R. A. (2011). Domain-general cognitive abilities and simultaneous interpreting skill. </w:t>
      </w:r>
      <w:r>
        <w:rPr>
          <w:i/>
          <w:sz w:val="20"/>
          <w:szCs w:val="20"/>
          <w:highlight w:val="white"/>
        </w:rPr>
        <w:t>Interpreting</w:t>
      </w:r>
      <w:r>
        <w:rPr>
          <w:sz w:val="20"/>
          <w:szCs w:val="20"/>
          <w:highlight w:val="white"/>
        </w:rPr>
        <w:t xml:space="preserve">, </w:t>
      </w:r>
      <w:r>
        <w:rPr>
          <w:i/>
          <w:sz w:val="20"/>
          <w:szCs w:val="20"/>
          <w:highlight w:val="white"/>
        </w:rPr>
        <w:t>13</w:t>
      </w:r>
      <w:r>
        <w:rPr>
          <w:sz w:val="20"/>
          <w:szCs w:val="20"/>
          <w:highlight w:val="white"/>
        </w:rPr>
        <w:t>(1), 121–142.</w:t>
      </w:r>
      <w:hyperlink r:id="rId65">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66">
        <w:r>
          <w:rPr>
            <w:color w:val="1155CC"/>
            <w:sz w:val="20"/>
            <w:szCs w:val="20"/>
            <w:highlight w:val="white"/>
            <w:u w:val="single"/>
          </w:rPr>
          <w:t>10.1075/intp.13.1.08mac</w:t>
        </w:r>
      </w:hyperlink>
    </w:p>
    <w:p w14:paraId="22889EE7" w14:textId="77777777" w:rsidR="00016AD3" w:rsidRDefault="008742D2">
      <w:pPr>
        <w:rPr>
          <w:color w:val="1155CC"/>
          <w:sz w:val="20"/>
          <w:szCs w:val="20"/>
          <w:highlight w:val="white"/>
          <w:u w:val="single"/>
        </w:rPr>
      </w:pPr>
      <w:proofErr w:type="spellStart"/>
      <w:r>
        <w:rPr>
          <w:sz w:val="20"/>
          <w:szCs w:val="20"/>
          <w:highlight w:val="white"/>
        </w:rPr>
        <w:t>Madley</w:t>
      </w:r>
      <w:proofErr w:type="spellEnd"/>
      <w:r>
        <w:rPr>
          <w:sz w:val="20"/>
          <w:szCs w:val="20"/>
          <w:highlight w:val="white"/>
        </w:rPr>
        <w:t xml:space="preserve">-Dowd, P., Hughes, R., Tilling, K., and Heron, J. (2019). The proportion of missing data should not be used to guide decisions on multiple imputation. </w:t>
      </w:r>
      <w:r>
        <w:rPr>
          <w:i/>
          <w:sz w:val="20"/>
          <w:szCs w:val="20"/>
          <w:highlight w:val="white"/>
        </w:rPr>
        <w:t>Journal of Clinical Epidemiology</w:t>
      </w:r>
      <w:r>
        <w:rPr>
          <w:sz w:val="20"/>
          <w:szCs w:val="20"/>
          <w:highlight w:val="white"/>
        </w:rPr>
        <w:t xml:space="preserve">, </w:t>
      </w:r>
      <w:r>
        <w:rPr>
          <w:i/>
          <w:sz w:val="20"/>
          <w:szCs w:val="20"/>
          <w:highlight w:val="white"/>
        </w:rPr>
        <w:t>110</w:t>
      </w:r>
      <w:r>
        <w:rPr>
          <w:sz w:val="20"/>
          <w:szCs w:val="20"/>
          <w:highlight w:val="white"/>
        </w:rPr>
        <w:t>, 63–73.</w:t>
      </w:r>
      <w:hyperlink r:id="rId67">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68">
        <w:r>
          <w:rPr>
            <w:color w:val="1155CC"/>
            <w:sz w:val="20"/>
            <w:szCs w:val="20"/>
            <w:highlight w:val="white"/>
            <w:u w:val="single"/>
          </w:rPr>
          <w:t>10.1016/j.jclinepi.2019.02.016</w:t>
        </w:r>
      </w:hyperlink>
    </w:p>
    <w:p w14:paraId="6E44CE78" w14:textId="77777777" w:rsidR="00016AD3" w:rsidRDefault="008742D2">
      <w:pPr>
        <w:rPr>
          <w:color w:val="1155CC"/>
          <w:sz w:val="20"/>
          <w:szCs w:val="20"/>
          <w:highlight w:val="white"/>
          <w:u w:val="single"/>
        </w:rPr>
      </w:pPr>
      <w:r>
        <w:rPr>
          <w:sz w:val="20"/>
          <w:szCs w:val="20"/>
          <w:highlight w:val="white"/>
        </w:rPr>
        <w:t xml:space="preserve">Marks, J. (2014). Cognitive Measures in Interpreter Education: An Examination of Admissions Screening in ASL-English Interpreter Education Programs. In D. I. J. Hunt and S. </w:t>
      </w:r>
      <w:proofErr w:type="spellStart"/>
      <w:r>
        <w:rPr>
          <w:sz w:val="20"/>
          <w:szCs w:val="20"/>
          <w:highlight w:val="white"/>
        </w:rPr>
        <w:t>Hafer</w:t>
      </w:r>
      <w:proofErr w:type="spellEnd"/>
      <w:r>
        <w:rPr>
          <w:sz w:val="20"/>
          <w:szCs w:val="20"/>
          <w:highlight w:val="white"/>
        </w:rPr>
        <w:t xml:space="preserve"> (Eds.), </w:t>
      </w:r>
      <w:r>
        <w:rPr>
          <w:i/>
          <w:sz w:val="20"/>
          <w:szCs w:val="20"/>
          <w:highlight w:val="white"/>
        </w:rPr>
        <w:t>Our Roots: The Essence of Our Future Conference Proceedings</w:t>
      </w:r>
      <w:r>
        <w:rPr>
          <w:sz w:val="20"/>
          <w:szCs w:val="20"/>
          <w:highlight w:val="white"/>
        </w:rPr>
        <w:t>.</w:t>
      </w:r>
      <w:hyperlink r:id="rId69">
        <w:r>
          <w:rPr>
            <w:sz w:val="20"/>
            <w:szCs w:val="20"/>
            <w:highlight w:val="white"/>
          </w:rPr>
          <w:t xml:space="preserve"> </w:t>
        </w:r>
      </w:hyperlink>
      <w:hyperlink r:id="rId70">
        <w:r>
          <w:rPr>
            <w:color w:val="1155CC"/>
            <w:sz w:val="20"/>
            <w:szCs w:val="20"/>
            <w:highlight w:val="white"/>
            <w:u w:val="single"/>
          </w:rPr>
          <w:t>https://www.unco.edu/cebs/asl-interpreting/pdf/osep-project/2014-cit-proceedings.pdf</w:t>
        </w:r>
      </w:hyperlink>
    </w:p>
    <w:p w14:paraId="60B1C787" w14:textId="77777777" w:rsidR="00016AD3" w:rsidRDefault="008742D2">
      <w:pPr>
        <w:rPr>
          <w:color w:val="1155CC"/>
          <w:sz w:val="20"/>
          <w:szCs w:val="20"/>
          <w:highlight w:val="white"/>
          <w:u w:val="single"/>
        </w:rPr>
      </w:pPr>
      <w:r>
        <w:rPr>
          <w:sz w:val="20"/>
          <w:szCs w:val="20"/>
          <w:highlight w:val="white"/>
        </w:rPr>
        <w:t xml:space="preserve">Martinez, D., and Singleton, J. L. (2018). Predicting sign learning in hearing adults: The role of perceptual-motor (and phonological?) processes. </w:t>
      </w:r>
      <w:r>
        <w:rPr>
          <w:i/>
          <w:sz w:val="20"/>
          <w:szCs w:val="20"/>
          <w:highlight w:val="white"/>
        </w:rPr>
        <w:t>Applied Psycholinguistics</w:t>
      </w:r>
      <w:r>
        <w:rPr>
          <w:sz w:val="20"/>
          <w:szCs w:val="20"/>
          <w:highlight w:val="white"/>
        </w:rPr>
        <w:t xml:space="preserve">, </w:t>
      </w:r>
      <w:r>
        <w:rPr>
          <w:i/>
          <w:sz w:val="20"/>
          <w:szCs w:val="20"/>
          <w:highlight w:val="white"/>
        </w:rPr>
        <w:t>39</w:t>
      </w:r>
      <w:r>
        <w:rPr>
          <w:sz w:val="20"/>
          <w:szCs w:val="20"/>
          <w:highlight w:val="white"/>
        </w:rPr>
        <w:t xml:space="preserve">(5), 905–931. </w:t>
      </w:r>
      <w:proofErr w:type="spellStart"/>
      <w:r>
        <w:rPr>
          <w:sz w:val="20"/>
          <w:szCs w:val="20"/>
          <w:highlight w:val="white"/>
        </w:rPr>
        <w:t>doi</w:t>
      </w:r>
      <w:proofErr w:type="spellEnd"/>
      <w:r>
        <w:rPr>
          <w:sz w:val="20"/>
          <w:szCs w:val="20"/>
          <w:highlight w:val="white"/>
        </w:rPr>
        <w:t xml:space="preserve">: </w:t>
      </w:r>
      <w:hyperlink r:id="rId71">
        <w:r>
          <w:rPr>
            <w:color w:val="1155CC"/>
            <w:sz w:val="20"/>
            <w:szCs w:val="20"/>
            <w:highlight w:val="white"/>
            <w:u w:val="single"/>
          </w:rPr>
          <w:t>10.1017/S0142716418000048</w:t>
        </w:r>
      </w:hyperlink>
    </w:p>
    <w:p w14:paraId="1F4082A7" w14:textId="77777777" w:rsidR="00016AD3" w:rsidRDefault="008742D2">
      <w:pPr>
        <w:rPr>
          <w:color w:val="1155CC"/>
          <w:sz w:val="20"/>
          <w:szCs w:val="20"/>
          <w:highlight w:val="white"/>
          <w:u w:val="single"/>
        </w:rPr>
      </w:pPr>
      <w:r>
        <w:rPr>
          <w:sz w:val="20"/>
          <w:szCs w:val="20"/>
          <w:highlight w:val="white"/>
        </w:rPr>
        <w:t xml:space="preserve">Martinez, D., and Singleton, J. L. (2019). Individual differences in lexical learning across two language modalities: Sign learning, word learning, and their relationship in hearing non-signing adults. </w:t>
      </w:r>
      <w:r>
        <w:rPr>
          <w:i/>
          <w:sz w:val="20"/>
          <w:szCs w:val="20"/>
          <w:highlight w:val="white"/>
        </w:rPr>
        <w:t xml:space="preserve">Acta </w:t>
      </w:r>
      <w:proofErr w:type="spellStart"/>
      <w:r>
        <w:rPr>
          <w:i/>
          <w:sz w:val="20"/>
          <w:szCs w:val="20"/>
          <w:highlight w:val="white"/>
        </w:rPr>
        <w:t>Psychologica</w:t>
      </w:r>
      <w:proofErr w:type="spellEnd"/>
      <w:r>
        <w:rPr>
          <w:sz w:val="20"/>
          <w:szCs w:val="20"/>
          <w:highlight w:val="white"/>
        </w:rPr>
        <w:t xml:space="preserve">, </w:t>
      </w:r>
      <w:r>
        <w:rPr>
          <w:i/>
          <w:sz w:val="20"/>
          <w:szCs w:val="20"/>
          <w:highlight w:val="white"/>
        </w:rPr>
        <w:t>198</w:t>
      </w:r>
      <w:r>
        <w:rPr>
          <w:sz w:val="20"/>
          <w:szCs w:val="20"/>
          <w:highlight w:val="white"/>
        </w:rPr>
        <w:t>, 102892.</w:t>
      </w:r>
      <w:hyperlink r:id="rId72">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73">
        <w:r>
          <w:rPr>
            <w:color w:val="1155CC"/>
            <w:sz w:val="20"/>
            <w:szCs w:val="20"/>
            <w:highlight w:val="white"/>
            <w:u w:val="single"/>
          </w:rPr>
          <w:t>10.1016/j.actpsy.2019.102892</w:t>
        </w:r>
      </w:hyperlink>
    </w:p>
    <w:p w14:paraId="08E0F6C5" w14:textId="77777777" w:rsidR="00016AD3" w:rsidRDefault="008742D2">
      <w:pPr>
        <w:rPr>
          <w:sz w:val="20"/>
          <w:szCs w:val="20"/>
          <w:highlight w:val="white"/>
        </w:rPr>
      </w:pPr>
      <w:r>
        <w:rPr>
          <w:sz w:val="20"/>
          <w:szCs w:val="20"/>
          <w:highlight w:val="white"/>
        </w:rPr>
        <w:t xml:space="preserve">Mayberry, R. I., and Fischer, S. D. (1989). Looking through phonological shape to lexical meaning: The bottleneck of non-native sign language processing. </w:t>
      </w:r>
      <w:r>
        <w:rPr>
          <w:i/>
          <w:sz w:val="20"/>
          <w:szCs w:val="20"/>
          <w:highlight w:val="white"/>
        </w:rPr>
        <w:t>Memory &amp; Cognition</w:t>
      </w:r>
      <w:r>
        <w:rPr>
          <w:sz w:val="20"/>
          <w:szCs w:val="20"/>
          <w:highlight w:val="white"/>
        </w:rPr>
        <w:t xml:space="preserve">, </w:t>
      </w:r>
      <w:r>
        <w:rPr>
          <w:i/>
          <w:sz w:val="20"/>
          <w:szCs w:val="20"/>
          <w:highlight w:val="white"/>
        </w:rPr>
        <w:t>17</w:t>
      </w:r>
      <w:r>
        <w:rPr>
          <w:sz w:val="20"/>
          <w:szCs w:val="20"/>
          <w:highlight w:val="white"/>
        </w:rPr>
        <w:t xml:space="preserve">(6), 740–754. </w:t>
      </w:r>
      <w:proofErr w:type="spellStart"/>
      <w:r>
        <w:rPr>
          <w:sz w:val="20"/>
          <w:szCs w:val="20"/>
          <w:highlight w:val="white"/>
        </w:rPr>
        <w:t>doi</w:t>
      </w:r>
      <w:proofErr w:type="spellEnd"/>
      <w:r>
        <w:rPr>
          <w:sz w:val="20"/>
          <w:szCs w:val="20"/>
          <w:highlight w:val="white"/>
        </w:rPr>
        <w:t xml:space="preserve">: </w:t>
      </w:r>
      <w:hyperlink r:id="rId74">
        <w:r>
          <w:rPr>
            <w:color w:val="1155CC"/>
            <w:sz w:val="20"/>
            <w:szCs w:val="20"/>
            <w:highlight w:val="white"/>
            <w:u w:val="single"/>
          </w:rPr>
          <w:t>10.3758/bf03202635</w:t>
        </w:r>
      </w:hyperlink>
      <w:r>
        <w:rPr>
          <w:sz w:val="20"/>
          <w:szCs w:val="20"/>
          <w:highlight w:val="white"/>
        </w:rPr>
        <w:t xml:space="preserve"> </w:t>
      </w:r>
    </w:p>
    <w:p w14:paraId="39679C96" w14:textId="77777777" w:rsidR="00016AD3" w:rsidRDefault="008742D2">
      <w:pPr>
        <w:rPr>
          <w:sz w:val="20"/>
          <w:szCs w:val="20"/>
          <w:highlight w:val="white"/>
        </w:rPr>
      </w:pPr>
      <w:r>
        <w:rPr>
          <w:sz w:val="20"/>
          <w:szCs w:val="20"/>
          <w:highlight w:val="white"/>
        </w:rPr>
        <w:t>McKee, D. (1987).</w:t>
      </w:r>
      <w:r>
        <w:rPr>
          <w:i/>
          <w:sz w:val="20"/>
          <w:szCs w:val="20"/>
          <w:highlight w:val="white"/>
        </w:rPr>
        <w:t xml:space="preserve"> An analysis of specialized cognitive functions in deaf and hearing signers.</w:t>
      </w:r>
      <w:r>
        <w:rPr>
          <w:sz w:val="20"/>
          <w:szCs w:val="20"/>
          <w:highlight w:val="white"/>
        </w:rPr>
        <w:t xml:space="preserve"> Unpublished doctoral dissertation. University of Pittsburgh, Pittsburgh, PA.</w:t>
      </w:r>
    </w:p>
    <w:p w14:paraId="56EF0919" w14:textId="792BF6B1" w:rsidR="00016AD3" w:rsidRDefault="008742D2">
      <w:pPr>
        <w:rPr>
          <w:ins w:id="745" w:author="Freya Watkins" w:date="2022-06-28T12:51:00Z"/>
          <w:sz w:val="20"/>
          <w:szCs w:val="20"/>
          <w:highlight w:val="white"/>
        </w:rPr>
      </w:pPr>
      <w:proofErr w:type="spellStart"/>
      <w:ins w:id="746" w:author="Freya Watkins" w:date="2022-06-28T12:51:00Z">
        <w:r w:rsidRPr="008D4244">
          <w:rPr>
            <w:i/>
            <w:iCs/>
            <w:sz w:val="20"/>
            <w:szCs w:val="20"/>
            <w:highlight w:val="white"/>
          </w:rPr>
          <w:t>Moè</w:t>
        </w:r>
        <w:proofErr w:type="spellEnd"/>
        <w:r w:rsidRPr="008D4244">
          <w:rPr>
            <w:i/>
            <w:iCs/>
            <w:sz w:val="20"/>
            <w:szCs w:val="20"/>
            <w:highlight w:val="white"/>
          </w:rPr>
          <w:t xml:space="preserve">, A., and </w:t>
        </w:r>
        <w:proofErr w:type="spellStart"/>
        <w:r w:rsidRPr="008D4244">
          <w:rPr>
            <w:i/>
            <w:iCs/>
            <w:sz w:val="20"/>
            <w:szCs w:val="20"/>
            <w:highlight w:val="white"/>
          </w:rPr>
          <w:t>Pazzaglia</w:t>
        </w:r>
        <w:proofErr w:type="spellEnd"/>
        <w:r w:rsidRPr="008D4244">
          <w:rPr>
            <w:i/>
            <w:iCs/>
            <w:sz w:val="20"/>
            <w:szCs w:val="20"/>
            <w:highlight w:val="white"/>
          </w:rPr>
          <w:t>, F. (2006). Following the instructions!: Effects of gender beliefs in mental rotation. Learning and Individual Differences, 16</w:t>
        </w:r>
        <w:r>
          <w:rPr>
            <w:sz w:val="20"/>
            <w:szCs w:val="20"/>
            <w:highlight w:val="white"/>
          </w:rPr>
          <w:t xml:space="preserve">(4), 369–377. </w:t>
        </w:r>
        <w:proofErr w:type="spellStart"/>
        <w:r>
          <w:rPr>
            <w:sz w:val="20"/>
            <w:szCs w:val="20"/>
            <w:highlight w:val="white"/>
          </w:rPr>
          <w:t>doi</w:t>
        </w:r>
        <w:proofErr w:type="spellEnd"/>
        <w:r>
          <w:rPr>
            <w:sz w:val="20"/>
            <w:szCs w:val="20"/>
            <w:highlight w:val="white"/>
          </w:rPr>
          <w:t>:</w:t>
        </w:r>
        <w:r>
          <w:fldChar w:fldCharType="begin"/>
        </w:r>
        <w:r>
          <w:instrText>HYPERLINK "https://doi.org/10.1016/j.lindif.2007.01.002"</w:instrText>
        </w:r>
      </w:ins>
      <w:ins w:id="747" w:author="Freya Watkins" w:date="2022-06-28T12:51:00Z">
        <w:r>
          <w:fldChar w:fldCharType="separate"/>
        </w:r>
        <w:r>
          <w:rPr>
            <w:sz w:val="20"/>
            <w:szCs w:val="20"/>
            <w:highlight w:val="white"/>
          </w:rPr>
          <w:t xml:space="preserve"> </w:t>
        </w:r>
        <w:r>
          <w:fldChar w:fldCharType="end"/>
        </w:r>
        <w:r>
          <w:fldChar w:fldCharType="begin"/>
        </w:r>
        <w:r>
          <w:instrText>HYPERLINK "https://doi.org/10.1016/j.lindif.2007.01.002"</w:instrText>
        </w:r>
      </w:ins>
      <w:ins w:id="748" w:author="Freya Watkins" w:date="2022-06-28T12:51:00Z">
        <w:r>
          <w:fldChar w:fldCharType="separate"/>
        </w:r>
        <w:r>
          <w:rPr>
            <w:sz w:val="20"/>
            <w:szCs w:val="20"/>
            <w:highlight w:val="white"/>
          </w:rPr>
          <w:t>10.1016/j.lindif.2007.01.002</w:t>
        </w:r>
        <w:r>
          <w:fldChar w:fldCharType="end"/>
        </w:r>
      </w:ins>
    </w:p>
    <w:p w14:paraId="2B3CDF6C" w14:textId="77777777" w:rsidR="00016AD3" w:rsidRDefault="008742D2">
      <w:pPr>
        <w:rPr>
          <w:color w:val="1155CC"/>
          <w:sz w:val="20"/>
          <w:szCs w:val="20"/>
          <w:highlight w:val="white"/>
          <w:u w:val="single"/>
        </w:rPr>
      </w:pPr>
      <w:proofErr w:type="spellStart"/>
      <w:r>
        <w:rPr>
          <w:sz w:val="20"/>
          <w:szCs w:val="20"/>
          <w:highlight w:val="white"/>
        </w:rPr>
        <w:lastRenderedPageBreak/>
        <w:t>Monikowski</w:t>
      </w:r>
      <w:proofErr w:type="spellEnd"/>
      <w:r>
        <w:rPr>
          <w:sz w:val="20"/>
          <w:szCs w:val="20"/>
          <w:highlight w:val="white"/>
        </w:rPr>
        <w:t xml:space="preserve">, C., and Peterson, R. (2005). Service Learning in Interpreting Education: Living and Learning. In M. </w:t>
      </w:r>
      <w:proofErr w:type="spellStart"/>
      <w:r>
        <w:rPr>
          <w:sz w:val="20"/>
          <w:szCs w:val="20"/>
          <w:highlight w:val="white"/>
        </w:rPr>
        <w:t>Marschark</w:t>
      </w:r>
      <w:proofErr w:type="spellEnd"/>
      <w:r>
        <w:rPr>
          <w:sz w:val="20"/>
          <w:szCs w:val="20"/>
          <w:highlight w:val="white"/>
        </w:rPr>
        <w:t xml:space="preserve">, R. Peterson, and E. A. Winston (Eds.), </w:t>
      </w:r>
      <w:r>
        <w:rPr>
          <w:i/>
          <w:sz w:val="20"/>
          <w:szCs w:val="20"/>
          <w:highlight w:val="white"/>
        </w:rPr>
        <w:t>Sign Language Interpreting and Interpreter Education: Direction for Research and Practice</w:t>
      </w:r>
      <w:r>
        <w:rPr>
          <w:sz w:val="20"/>
          <w:szCs w:val="20"/>
          <w:highlight w:val="white"/>
        </w:rPr>
        <w:t xml:space="preserve"> (pp. 188–207). Oxford University Press.</w:t>
      </w:r>
      <w:hyperlink r:id="rId75">
        <w:r>
          <w:rPr>
            <w:sz w:val="20"/>
            <w:szCs w:val="20"/>
            <w:highlight w:val="white"/>
          </w:rPr>
          <w:t xml:space="preserve"> </w:t>
        </w:r>
      </w:hyperlink>
      <w:hyperlink r:id="rId76">
        <w:r>
          <w:rPr>
            <w:color w:val="1155CC"/>
            <w:sz w:val="20"/>
            <w:szCs w:val="20"/>
            <w:highlight w:val="white"/>
            <w:u w:val="single"/>
          </w:rPr>
          <w:t>https://www.oxfordscholarship.com/view/10.1093/acprof/9780195176940.001.0001/acprof-9780195176940-chapter-8</w:t>
        </w:r>
      </w:hyperlink>
    </w:p>
    <w:p w14:paraId="5953F5D2" w14:textId="77777777" w:rsidR="00016AD3" w:rsidRDefault="008742D2">
      <w:pPr>
        <w:rPr>
          <w:color w:val="1155CC"/>
          <w:sz w:val="20"/>
          <w:szCs w:val="20"/>
          <w:highlight w:val="white"/>
          <w:u w:val="single"/>
        </w:rPr>
      </w:pPr>
      <w:r>
        <w:rPr>
          <w:sz w:val="20"/>
          <w:szCs w:val="20"/>
          <w:highlight w:val="white"/>
        </w:rPr>
        <w:t xml:space="preserve">Morales, J., Padilla, F., Gómez-Ariza, C. J., and Bajo, M. T. (2015). Simultaneous interpretation selectively influences working memory and attentional networks. </w:t>
      </w:r>
      <w:r>
        <w:rPr>
          <w:i/>
          <w:sz w:val="20"/>
          <w:szCs w:val="20"/>
          <w:highlight w:val="white"/>
        </w:rPr>
        <w:t xml:space="preserve">Acta </w:t>
      </w:r>
      <w:proofErr w:type="spellStart"/>
      <w:r>
        <w:rPr>
          <w:i/>
          <w:sz w:val="20"/>
          <w:szCs w:val="20"/>
          <w:highlight w:val="white"/>
        </w:rPr>
        <w:t>Psychologica</w:t>
      </w:r>
      <w:proofErr w:type="spellEnd"/>
      <w:r>
        <w:rPr>
          <w:sz w:val="20"/>
          <w:szCs w:val="20"/>
          <w:highlight w:val="white"/>
        </w:rPr>
        <w:t xml:space="preserve">, </w:t>
      </w:r>
      <w:r>
        <w:rPr>
          <w:i/>
          <w:sz w:val="20"/>
          <w:szCs w:val="20"/>
          <w:highlight w:val="white"/>
        </w:rPr>
        <w:t>155</w:t>
      </w:r>
      <w:r>
        <w:rPr>
          <w:sz w:val="20"/>
          <w:szCs w:val="20"/>
          <w:highlight w:val="white"/>
        </w:rPr>
        <w:t xml:space="preserve">, 82–91. </w:t>
      </w:r>
      <w:proofErr w:type="spellStart"/>
      <w:r>
        <w:rPr>
          <w:sz w:val="20"/>
          <w:szCs w:val="20"/>
          <w:highlight w:val="white"/>
        </w:rPr>
        <w:t>doi</w:t>
      </w:r>
      <w:proofErr w:type="spellEnd"/>
      <w:r>
        <w:rPr>
          <w:sz w:val="20"/>
          <w:szCs w:val="20"/>
          <w:highlight w:val="white"/>
        </w:rPr>
        <w:t xml:space="preserve">: </w:t>
      </w:r>
      <w:hyperlink r:id="rId77">
        <w:r>
          <w:rPr>
            <w:color w:val="1155CC"/>
            <w:sz w:val="20"/>
            <w:szCs w:val="20"/>
            <w:highlight w:val="white"/>
            <w:u w:val="single"/>
          </w:rPr>
          <w:t>10.1016/j.actpsy.2014.12.004</w:t>
        </w:r>
      </w:hyperlink>
    </w:p>
    <w:p w14:paraId="050A4CFD" w14:textId="77777777" w:rsidR="00016AD3" w:rsidRPr="00C13906" w:rsidRDefault="008742D2">
      <w:pPr>
        <w:rPr>
          <w:color w:val="1155CC"/>
          <w:sz w:val="20"/>
          <w:szCs w:val="20"/>
          <w:highlight w:val="white"/>
          <w:u w:val="single"/>
          <w:lang w:val="de-DE"/>
          <w:rPrChange w:id="749" w:author="Freya Watkins (PhD Psychology Lab PT)" w:date="2022-07-12T09:36:00Z">
            <w:rPr>
              <w:color w:val="1155CC"/>
              <w:sz w:val="20"/>
              <w:szCs w:val="20"/>
              <w:highlight w:val="white"/>
              <w:u w:val="single"/>
            </w:rPr>
          </w:rPrChange>
        </w:rPr>
      </w:pPr>
      <w:r>
        <w:rPr>
          <w:sz w:val="20"/>
          <w:szCs w:val="20"/>
          <w:highlight w:val="white"/>
        </w:rPr>
        <w:t xml:space="preserve">Moser-Mercer, B. (1985). Screening Potential Interpreters. </w:t>
      </w:r>
      <w:proofErr w:type="spellStart"/>
      <w:r w:rsidRPr="00C13906">
        <w:rPr>
          <w:i/>
          <w:sz w:val="20"/>
          <w:szCs w:val="20"/>
          <w:highlight w:val="white"/>
          <w:lang w:val="de-DE"/>
          <w:rPrChange w:id="750" w:author="Freya Watkins (PhD Psychology Lab PT)" w:date="2022-07-12T09:36:00Z">
            <w:rPr>
              <w:i/>
              <w:sz w:val="20"/>
              <w:szCs w:val="20"/>
              <w:highlight w:val="white"/>
            </w:rPr>
          </w:rPrChange>
        </w:rPr>
        <w:t>Meta</w:t>
      </w:r>
      <w:proofErr w:type="spellEnd"/>
      <w:r w:rsidRPr="00C13906">
        <w:rPr>
          <w:i/>
          <w:sz w:val="20"/>
          <w:szCs w:val="20"/>
          <w:highlight w:val="white"/>
          <w:lang w:val="de-DE"/>
          <w:rPrChange w:id="751" w:author="Freya Watkins (PhD Psychology Lab PT)" w:date="2022-07-12T09:36:00Z">
            <w:rPr>
              <w:i/>
              <w:sz w:val="20"/>
              <w:szCs w:val="20"/>
              <w:highlight w:val="white"/>
            </w:rPr>
          </w:rPrChange>
        </w:rPr>
        <w:t xml:space="preserve">: Journal des </w:t>
      </w:r>
      <w:proofErr w:type="spellStart"/>
      <w:r w:rsidRPr="00C13906">
        <w:rPr>
          <w:i/>
          <w:sz w:val="20"/>
          <w:szCs w:val="20"/>
          <w:highlight w:val="white"/>
          <w:lang w:val="de-DE"/>
          <w:rPrChange w:id="752" w:author="Freya Watkins (PhD Psychology Lab PT)" w:date="2022-07-12T09:36:00Z">
            <w:rPr>
              <w:i/>
              <w:sz w:val="20"/>
              <w:szCs w:val="20"/>
              <w:highlight w:val="white"/>
            </w:rPr>
          </w:rPrChange>
        </w:rPr>
        <w:t>traducteurs</w:t>
      </w:r>
      <w:proofErr w:type="spellEnd"/>
      <w:r w:rsidRPr="00C13906">
        <w:rPr>
          <w:sz w:val="20"/>
          <w:szCs w:val="20"/>
          <w:highlight w:val="white"/>
          <w:lang w:val="de-DE"/>
          <w:rPrChange w:id="753" w:author="Freya Watkins (PhD Psychology Lab PT)" w:date="2022-07-12T09:36:00Z">
            <w:rPr>
              <w:sz w:val="20"/>
              <w:szCs w:val="20"/>
              <w:highlight w:val="white"/>
            </w:rPr>
          </w:rPrChange>
        </w:rPr>
        <w:t xml:space="preserve">, </w:t>
      </w:r>
      <w:r w:rsidRPr="00C13906">
        <w:rPr>
          <w:i/>
          <w:sz w:val="20"/>
          <w:szCs w:val="20"/>
          <w:highlight w:val="white"/>
          <w:lang w:val="de-DE"/>
          <w:rPrChange w:id="754" w:author="Freya Watkins (PhD Psychology Lab PT)" w:date="2022-07-12T09:36:00Z">
            <w:rPr>
              <w:i/>
              <w:sz w:val="20"/>
              <w:szCs w:val="20"/>
              <w:highlight w:val="white"/>
            </w:rPr>
          </w:rPrChange>
        </w:rPr>
        <w:t>30</w:t>
      </w:r>
      <w:r w:rsidRPr="00C13906">
        <w:rPr>
          <w:sz w:val="20"/>
          <w:szCs w:val="20"/>
          <w:highlight w:val="white"/>
          <w:lang w:val="de-DE"/>
          <w:rPrChange w:id="755" w:author="Freya Watkins (PhD Psychology Lab PT)" w:date="2022-07-12T09:36:00Z">
            <w:rPr>
              <w:sz w:val="20"/>
              <w:szCs w:val="20"/>
              <w:highlight w:val="white"/>
            </w:rPr>
          </w:rPrChange>
        </w:rPr>
        <w:t>(1), 97.</w:t>
      </w:r>
      <w:r w:rsidR="00000000">
        <w:fldChar w:fldCharType="begin"/>
      </w:r>
      <w:r w:rsidR="00000000" w:rsidRPr="00C13906">
        <w:rPr>
          <w:lang w:val="de-DE"/>
          <w:rPrChange w:id="756" w:author="Freya Watkins (PhD Psychology Lab PT)" w:date="2022-07-12T09:36:00Z">
            <w:rPr/>
          </w:rPrChange>
        </w:rPr>
        <w:instrText>HYPERLINK "https://doi.org/10.7202/003631ar" \h</w:instrText>
      </w:r>
      <w:r w:rsidR="00000000">
        <w:fldChar w:fldCharType="separate"/>
      </w:r>
      <w:r w:rsidRPr="00C13906">
        <w:rPr>
          <w:sz w:val="20"/>
          <w:szCs w:val="20"/>
          <w:highlight w:val="white"/>
          <w:lang w:val="de-DE"/>
          <w:rPrChange w:id="757" w:author="Freya Watkins (PhD Psychology Lab PT)" w:date="2022-07-12T09:36:00Z">
            <w:rPr>
              <w:sz w:val="20"/>
              <w:szCs w:val="20"/>
              <w:highlight w:val="white"/>
            </w:rPr>
          </w:rPrChange>
        </w:rPr>
        <w:t xml:space="preserve"> </w:t>
      </w:r>
      <w:r w:rsidR="00000000">
        <w:rPr>
          <w:sz w:val="20"/>
          <w:szCs w:val="20"/>
          <w:highlight w:val="white"/>
        </w:rPr>
        <w:fldChar w:fldCharType="end"/>
      </w:r>
      <w:proofErr w:type="spellStart"/>
      <w:r w:rsidRPr="00C13906">
        <w:rPr>
          <w:sz w:val="20"/>
          <w:szCs w:val="20"/>
          <w:highlight w:val="white"/>
          <w:lang w:val="de-DE"/>
          <w:rPrChange w:id="758" w:author="Freya Watkins (PhD Psychology Lab PT)" w:date="2022-07-12T09:36:00Z">
            <w:rPr>
              <w:sz w:val="20"/>
              <w:szCs w:val="20"/>
              <w:highlight w:val="white"/>
            </w:rPr>
          </w:rPrChange>
        </w:rPr>
        <w:t>doi</w:t>
      </w:r>
      <w:proofErr w:type="spellEnd"/>
      <w:r w:rsidRPr="00C13906">
        <w:rPr>
          <w:sz w:val="20"/>
          <w:szCs w:val="20"/>
          <w:highlight w:val="white"/>
          <w:lang w:val="de-DE"/>
          <w:rPrChange w:id="759" w:author="Freya Watkins (PhD Psychology Lab PT)" w:date="2022-07-12T09:36:00Z">
            <w:rPr>
              <w:sz w:val="20"/>
              <w:szCs w:val="20"/>
              <w:highlight w:val="white"/>
            </w:rPr>
          </w:rPrChange>
        </w:rPr>
        <w:t xml:space="preserve">: </w:t>
      </w:r>
      <w:r w:rsidR="00000000">
        <w:fldChar w:fldCharType="begin"/>
      </w:r>
      <w:r w:rsidR="00000000" w:rsidRPr="00C13906">
        <w:rPr>
          <w:lang w:val="de-DE"/>
          <w:rPrChange w:id="760" w:author="Freya Watkins (PhD Psychology Lab PT)" w:date="2022-07-12T09:36:00Z">
            <w:rPr/>
          </w:rPrChange>
        </w:rPr>
        <w:instrText>HYPERLINK "https://doi.org/10.7202/003631ar" \h</w:instrText>
      </w:r>
      <w:r w:rsidR="00000000">
        <w:fldChar w:fldCharType="separate"/>
      </w:r>
      <w:r w:rsidRPr="00C13906">
        <w:rPr>
          <w:color w:val="1155CC"/>
          <w:sz w:val="20"/>
          <w:szCs w:val="20"/>
          <w:highlight w:val="white"/>
          <w:u w:val="single"/>
          <w:lang w:val="de-DE"/>
          <w:rPrChange w:id="761" w:author="Freya Watkins (PhD Psychology Lab PT)" w:date="2022-07-12T09:36:00Z">
            <w:rPr>
              <w:color w:val="1155CC"/>
              <w:sz w:val="20"/>
              <w:szCs w:val="20"/>
              <w:highlight w:val="white"/>
              <w:u w:val="single"/>
            </w:rPr>
          </w:rPrChange>
        </w:rPr>
        <w:t>10.7202/003631ar</w:t>
      </w:r>
      <w:r w:rsidR="00000000">
        <w:rPr>
          <w:color w:val="1155CC"/>
          <w:sz w:val="20"/>
          <w:szCs w:val="20"/>
          <w:highlight w:val="white"/>
          <w:u w:val="single"/>
        </w:rPr>
        <w:fldChar w:fldCharType="end"/>
      </w:r>
    </w:p>
    <w:p w14:paraId="77383543" w14:textId="77777777" w:rsidR="00016AD3" w:rsidRDefault="008742D2">
      <w:pPr>
        <w:rPr>
          <w:sz w:val="20"/>
          <w:szCs w:val="20"/>
          <w:highlight w:val="white"/>
        </w:rPr>
      </w:pPr>
      <w:r w:rsidRPr="00C13906">
        <w:rPr>
          <w:sz w:val="20"/>
          <w:szCs w:val="20"/>
          <w:highlight w:val="white"/>
          <w:lang w:val="de-DE"/>
          <w:rPrChange w:id="762" w:author="Freya Watkins (PhD Psychology Lab PT)" w:date="2022-07-12T09:36:00Z">
            <w:rPr>
              <w:sz w:val="20"/>
              <w:szCs w:val="20"/>
              <w:highlight w:val="white"/>
            </w:rPr>
          </w:rPrChange>
        </w:rPr>
        <w:t xml:space="preserve">Mueller, S. T. (2014). </w:t>
      </w:r>
      <w:r>
        <w:rPr>
          <w:i/>
          <w:sz w:val="20"/>
          <w:szCs w:val="20"/>
          <w:highlight w:val="white"/>
        </w:rPr>
        <w:t>PEBL: The Psychology Experiment Building Language (Version 0.14)</w:t>
      </w:r>
      <w:r>
        <w:rPr>
          <w:sz w:val="20"/>
          <w:szCs w:val="20"/>
          <w:highlight w:val="white"/>
        </w:rPr>
        <w:t xml:space="preserve"> [Software]. Available from </w:t>
      </w:r>
      <w:hyperlink r:id="rId78">
        <w:r>
          <w:rPr>
            <w:color w:val="1155CC"/>
            <w:sz w:val="20"/>
            <w:szCs w:val="20"/>
            <w:highlight w:val="white"/>
            <w:u w:val="single"/>
          </w:rPr>
          <w:t>http://pebl.sourceforge.net</w:t>
        </w:r>
      </w:hyperlink>
    </w:p>
    <w:p w14:paraId="426043C0" w14:textId="77777777" w:rsidR="00016AD3" w:rsidRDefault="008742D2">
      <w:pPr>
        <w:rPr>
          <w:sz w:val="20"/>
          <w:szCs w:val="20"/>
          <w:highlight w:val="white"/>
        </w:rPr>
      </w:pPr>
      <w:r>
        <w:rPr>
          <w:sz w:val="20"/>
          <w:szCs w:val="20"/>
          <w:highlight w:val="white"/>
        </w:rPr>
        <w:t xml:space="preserve">Mueller, S. T., and Piper, B. J. (2014). The Psychology Experiment Building Language (PEBL) and PEBL Test Battery. </w:t>
      </w:r>
      <w:r>
        <w:rPr>
          <w:i/>
          <w:sz w:val="20"/>
          <w:szCs w:val="20"/>
          <w:highlight w:val="white"/>
        </w:rPr>
        <w:t>Journal of Neuroscience Methods, 222,</w:t>
      </w:r>
      <w:r>
        <w:rPr>
          <w:sz w:val="20"/>
          <w:szCs w:val="20"/>
          <w:highlight w:val="white"/>
        </w:rPr>
        <w:t xml:space="preserve"> 250–259. </w:t>
      </w:r>
      <w:proofErr w:type="spellStart"/>
      <w:r>
        <w:rPr>
          <w:sz w:val="20"/>
          <w:szCs w:val="20"/>
          <w:highlight w:val="white"/>
        </w:rPr>
        <w:t>doi</w:t>
      </w:r>
      <w:proofErr w:type="spellEnd"/>
      <w:r>
        <w:rPr>
          <w:sz w:val="20"/>
          <w:szCs w:val="20"/>
          <w:highlight w:val="white"/>
        </w:rPr>
        <w:t xml:space="preserve">: </w:t>
      </w:r>
      <w:hyperlink r:id="rId79">
        <w:r>
          <w:rPr>
            <w:color w:val="1155CC"/>
            <w:sz w:val="20"/>
            <w:szCs w:val="20"/>
            <w:highlight w:val="white"/>
            <w:u w:val="single"/>
          </w:rPr>
          <w:t>10.1016/j.jneumeth.2013.10.024</w:t>
        </w:r>
      </w:hyperlink>
      <w:r>
        <w:rPr>
          <w:sz w:val="20"/>
          <w:szCs w:val="20"/>
          <w:highlight w:val="white"/>
        </w:rPr>
        <w:t xml:space="preserve"> </w:t>
      </w:r>
    </w:p>
    <w:p w14:paraId="0213F2B2" w14:textId="77777777" w:rsidR="00016AD3" w:rsidRPr="0068163E" w:rsidRDefault="008742D2">
      <w:pPr>
        <w:rPr>
          <w:sz w:val="20"/>
          <w:szCs w:val="20"/>
          <w:highlight w:val="white"/>
          <w:lang w:val="de-DE"/>
        </w:rPr>
      </w:pPr>
      <w:r>
        <w:rPr>
          <w:sz w:val="20"/>
          <w:szCs w:val="20"/>
          <w:highlight w:val="white"/>
        </w:rPr>
        <w:t xml:space="preserve">Müller, K. (2020). here: A Simpler Way to Find Your Files. </w:t>
      </w:r>
      <w:r w:rsidRPr="0068163E">
        <w:rPr>
          <w:sz w:val="20"/>
          <w:szCs w:val="20"/>
          <w:highlight w:val="white"/>
          <w:lang w:val="de-DE"/>
        </w:rPr>
        <w:t xml:space="preserve">R </w:t>
      </w:r>
      <w:proofErr w:type="spellStart"/>
      <w:r w:rsidRPr="0068163E">
        <w:rPr>
          <w:sz w:val="20"/>
          <w:szCs w:val="20"/>
          <w:highlight w:val="white"/>
          <w:lang w:val="de-DE"/>
        </w:rPr>
        <w:t>package</w:t>
      </w:r>
      <w:proofErr w:type="spellEnd"/>
      <w:r w:rsidRPr="0068163E">
        <w:rPr>
          <w:sz w:val="20"/>
          <w:szCs w:val="20"/>
          <w:highlight w:val="white"/>
          <w:lang w:val="de-DE"/>
        </w:rPr>
        <w:t xml:space="preserve"> </w:t>
      </w:r>
      <w:proofErr w:type="spellStart"/>
      <w:r w:rsidRPr="0068163E">
        <w:rPr>
          <w:sz w:val="20"/>
          <w:szCs w:val="20"/>
          <w:highlight w:val="white"/>
          <w:lang w:val="de-DE"/>
        </w:rPr>
        <w:t>version</w:t>
      </w:r>
      <w:proofErr w:type="spellEnd"/>
      <w:r w:rsidRPr="0068163E">
        <w:rPr>
          <w:sz w:val="20"/>
          <w:szCs w:val="20"/>
          <w:highlight w:val="white"/>
          <w:lang w:val="de-DE"/>
        </w:rPr>
        <w:t xml:space="preserve"> 1.0.1. </w:t>
      </w:r>
      <w:r>
        <w:fldChar w:fldCharType="begin"/>
      </w:r>
      <w:r w:rsidRPr="003B7778">
        <w:rPr>
          <w:lang w:val="de-DE"/>
          <w:rPrChange w:id="763" w:author="Freya Watkins (PhD Psychology Lab PT)" w:date="2022-07-11T10:10:00Z">
            <w:rPr/>
          </w:rPrChange>
        </w:rPr>
        <w:instrText>HYPERLINK "https://cran.r-project.org/package=here" \h</w:instrText>
      </w:r>
      <w:r>
        <w:fldChar w:fldCharType="separate"/>
      </w:r>
      <w:r w:rsidRPr="0068163E">
        <w:rPr>
          <w:color w:val="1155CC"/>
          <w:sz w:val="20"/>
          <w:szCs w:val="20"/>
          <w:highlight w:val="white"/>
          <w:u w:val="single"/>
          <w:lang w:val="de-DE"/>
        </w:rPr>
        <w:t>https://CRAN.R-project.org/package=here</w:t>
      </w:r>
      <w:r>
        <w:rPr>
          <w:color w:val="1155CC"/>
          <w:sz w:val="20"/>
          <w:szCs w:val="20"/>
          <w:highlight w:val="white"/>
          <w:u w:val="single"/>
          <w:lang w:val="de-DE"/>
        </w:rPr>
        <w:fldChar w:fldCharType="end"/>
      </w:r>
    </w:p>
    <w:p w14:paraId="52525740" w14:textId="77777777" w:rsidR="00016AD3" w:rsidRDefault="008742D2">
      <w:pPr>
        <w:rPr>
          <w:sz w:val="20"/>
          <w:szCs w:val="20"/>
          <w:highlight w:val="white"/>
        </w:rPr>
      </w:pPr>
      <w:r>
        <w:rPr>
          <w:sz w:val="20"/>
          <w:szCs w:val="20"/>
          <w:highlight w:val="white"/>
        </w:rPr>
        <w:t xml:space="preserve">Nakano, S. (2021). A Review of Studies Related to the Aptitude in Sign Language Acquisition by Hearing Adults: Cognitive Factors. </w:t>
      </w:r>
      <w:r>
        <w:rPr>
          <w:i/>
          <w:sz w:val="20"/>
          <w:szCs w:val="20"/>
          <w:highlight w:val="white"/>
        </w:rPr>
        <w:t>Bulletin of the Faculty of Co-Education, Gunma University, Humanities and Social Sciences</w:t>
      </w:r>
      <w:r>
        <w:rPr>
          <w:sz w:val="20"/>
          <w:szCs w:val="20"/>
          <w:highlight w:val="white"/>
        </w:rPr>
        <w:t xml:space="preserve">, </w:t>
      </w:r>
      <w:r>
        <w:rPr>
          <w:i/>
          <w:sz w:val="20"/>
          <w:szCs w:val="20"/>
          <w:highlight w:val="white"/>
        </w:rPr>
        <w:t>70</w:t>
      </w:r>
      <w:r>
        <w:rPr>
          <w:sz w:val="20"/>
          <w:szCs w:val="20"/>
          <w:highlight w:val="white"/>
        </w:rPr>
        <w:t>, 165–174.</w:t>
      </w:r>
    </w:p>
    <w:p w14:paraId="3BEA221F" w14:textId="19A0137A" w:rsidR="00016AD3" w:rsidRDefault="008742D2">
      <w:pPr>
        <w:rPr>
          <w:ins w:id="764" w:author="Freya Watkins" w:date="2022-06-28T13:09:00Z"/>
          <w:sz w:val="20"/>
          <w:szCs w:val="20"/>
          <w:highlight w:val="white"/>
        </w:rPr>
      </w:pPr>
      <w:ins w:id="765" w:author="Freya Watkins" w:date="2022-06-28T13:09:00Z">
        <w:r>
          <w:rPr>
            <w:sz w:val="20"/>
            <w:szCs w:val="20"/>
            <w:highlight w:val="white"/>
          </w:rPr>
          <w:t xml:space="preserve">Napier, J., Skinner, R., Adam, R., Stone, C., Pratt, S., &amp; Obasi, C. (2021, August). A demographic snapshot of the profession: The 2021 Census of sign language translators &amp; interpreters in the UK. </w:t>
        </w:r>
        <w:r w:rsidRPr="008D4244">
          <w:rPr>
            <w:i/>
            <w:iCs/>
            <w:sz w:val="20"/>
            <w:szCs w:val="20"/>
            <w:highlight w:val="white"/>
          </w:rPr>
          <w:t>Association of Sign Language Interpreters UK &amp; Heriot-Watt University.</w:t>
        </w:r>
      </w:ins>
    </w:p>
    <w:p w14:paraId="202BD103" w14:textId="77777777" w:rsidR="00016AD3" w:rsidRDefault="008742D2">
      <w:pPr>
        <w:rPr>
          <w:sz w:val="20"/>
          <w:szCs w:val="20"/>
          <w:highlight w:val="white"/>
        </w:rPr>
      </w:pPr>
      <w:r>
        <w:rPr>
          <w:sz w:val="20"/>
          <w:szCs w:val="20"/>
          <w:highlight w:val="white"/>
        </w:rPr>
        <w:t xml:space="preserve">Nicodemus, B., and </w:t>
      </w:r>
      <w:proofErr w:type="spellStart"/>
      <w:r>
        <w:rPr>
          <w:sz w:val="20"/>
          <w:szCs w:val="20"/>
          <w:highlight w:val="white"/>
        </w:rPr>
        <w:t>Emmorey</w:t>
      </w:r>
      <w:proofErr w:type="spellEnd"/>
      <w:r>
        <w:rPr>
          <w:sz w:val="20"/>
          <w:szCs w:val="20"/>
          <w:highlight w:val="white"/>
        </w:rPr>
        <w:t xml:space="preserve">, K. (2013). Direction asymmetries in spoken and signed language interpreting. </w:t>
      </w:r>
      <w:r>
        <w:rPr>
          <w:i/>
          <w:sz w:val="20"/>
          <w:szCs w:val="20"/>
          <w:highlight w:val="white"/>
        </w:rPr>
        <w:t>Bilingualism: Language and Cognition</w:t>
      </w:r>
      <w:r>
        <w:rPr>
          <w:sz w:val="20"/>
          <w:szCs w:val="20"/>
          <w:highlight w:val="white"/>
        </w:rPr>
        <w:t xml:space="preserve">, </w:t>
      </w:r>
      <w:r>
        <w:rPr>
          <w:i/>
          <w:sz w:val="20"/>
          <w:szCs w:val="20"/>
          <w:highlight w:val="white"/>
        </w:rPr>
        <w:t>16</w:t>
      </w:r>
      <w:r>
        <w:rPr>
          <w:sz w:val="20"/>
          <w:szCs w:val="20"/>
          <w:highlight w:val="white"/>
        </w:rPr>
        <w:t>(3), 624–636.</w:t>
      </w:r>
      <w:hyperlink r:id="rId80">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81">
        <w:r>
          <w:rPr>
            <w:color w:val="1155CC"/>
            <w:sz w:val="20"/>
            <w:szCs w:val="20"/>
            <w:highlight w:val="white"/>
            <w:u w:val="single"/>
          </w:rPr>
          <w:t>10.1017/S1366728912000521</w:t>
        </w:r>
      </w:hyperlink>
    </w:p>
    <w:p w14:paraId="4BFE1A15" w14:textId="77777777" w:rsidR="00016AD3" w:rsidRDefault="008742D2">
      <w:pPr>
        <w:rPr>
          <w:sz w:val="20"/>
          <w:szCs w:val="20"/>
          <w:highlight w:val="white"/>
        </w:rPr>
      </w:pPr>
      <w:r>
        <w:rPr>
          <w:sz w:val="20"/>
          <w:szCs w:val="20"/>
          <w:highlight w:val="white"/>
        </w:rPr>
        <w:t xml:space="preserve">Ortega, G., and Morgan, G. (2015). Input processing at first exposure to a sign language. </w:t>
      </w:r>
      <w:r>
        <w:rPr>
          <w:i/>
          <w:sz w:val="20"/>
          <w:szCs w:val="20"/>
          <w:highlight w:val="white"/>
        </w:rPr>
        <w:t>Second Language Research</w:t>
      </w:r>
      <w:r>
        <w:rPr>
          <w:sz w:val="20"/>
          <w:szCs w:val="20"/>
          <w:highlight w:val="white"/>
        </w:rPr>
        <w:t xml:space="preserve">, </w:t>
      </w:r>
      <w:r>
        <w:rPr>
          <w:i/>
          <w:sz w:val="20"/>
          <w:szCs w:val="20"/>
          <w:highlight w:val="white"/>
        </w:rPr>
        <w:t>31</w:t>
      </w:r>
      <w:r>
        <w:rPr>
          <w:sz w:val="20"/>
          <w:szCs w:val="20"/>
          <w:highlight w:val="white"/>
        </w:rPr>
        <w:t xml:space="preserve">(4), 443–463. </w:t>
      </w:r>
      <w:proofErr w:type="spellStart"/>
      <w:r>
        <w:rPr>
          <w:sz w:val="20"/>
          <w:szCs w:val="20"/>
          <w:highlight w:val="white"/>
        </w:rPr>
        <w:t>doi</w:t>
      </w:r>
      <w:proofErr w:type="spellEnd"/>
      <w:r>
        <w:rPr>
          <w:sz w:val="20"/>
          <w:szCs w:val="20"/>
          <w:highlight w:val="white"/>
        </w:rPr>
        <w:t xml:space="preserve">: </w:t>
      </w:r>
      <w:hyperlink r:id="rId82">
        <w:r>
          <w:rPr>
            <w:color w:val="1155CC"/>
            <w:sz w:val="20"/>
            <w:szCs w:val="20"/>
            <w:highlight w:val="white"/>
            <w:u w:val="single"/>
          </w:rPr>
          <w:t>10.1177/0267658315576822</w:t>
        </w:r>
      </w:hyperlink>
    </w:p>
    <w:p w14:paraId="6E3B8818" w14:textId="77777777" w:rsidR="00016AD3" w:rsidRDefault="008742D2">
      <w:pPr>
        <w:rPr>
          <w:color w:val="1155CC"/>
          <w:sz w:val="20"/>
          <w:szCs w:val="20"/>
          <w:highlight w:val="white"/>
          <w:u w:val="single"/>
        </w:rPr>
      </w:pPr>
      <w:r>
        <w:rPr>
          <w:sz w:val="20"/>
          <w:szCs w:val="20"/>
          <w:highlight w:val="white"/>
        </w:rPr>
        <w:t xml:space="preserve">Padden, C. A. (2000). Simultaneous Interpreting across Modalities. </w:t>
      </w:r>
      <w:r>
        <w:rPr>
          <w:i/>
          <w:sz w:val="20"/>
          <w:szCs w:val="20"/>
          <w:highlight w:val="white"/>
        </w:rPr>
        <w:t>Interpreting</w:t>
      </w:r>
      <w:r>
        <w:rPr>
          <w:sz w:val="20"/>
          <w:szCs w:val="20"/>
          <w:highlight w:val="white"/>
        </w:rPr>
        <w:t xml:space="preserve">, </w:t>
      </w:r>
      <w:r>
        <w:rPr>
          <w:i/>
          <w:sz w:val="20"/>
          <w:szCs w:val="20"/>
          <w:highlight w:val="white"/>
        </w:rPr>
        <w:t>5</w:t>
      </w:r>
      <w:r>
        <w:rPr>
          <w:sz w:val="20"/>
          <w:szCs w:val="20"/>
          <w:highlight w:val="white"/>
        </w:rPr>
        <w:t>(2), 169–185.</w:t>
      </w:r>
      <w:hyperlink r:id="rId83">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84">
        <w:r>
          <w:rPr>
            <w:color w:val="1155CC"/>
            <w:sz w:val="20"/>
            <w:szCs w:val="20"/>
            <w:highlight w:val="white"/>
            <w:u w:val="single"/>
          </w:rPr>
          <w:t>10.1075/intp.5.2.07pad</w:t>
        </w:r>
      </w:hyperlink>
    </w:p>
    <w:p w14:paraId="7CE0F335" w14:textId="77777777" w:rsidR="00016AD3" w:rsidRDefault="008742D2">
      <w:pPr>
        <w:rPr>
          <w:color w:val="1155CC"/>
          <w:sz w:val="20"/>
          <w:szCs w:val="20"/>
          <w:highlight w:val="white"/>
          <w:u w:val="single"/>
        </w:rPr>
      </w:pPr>
      <w:r>
        <w:rPr>
          <w:sz w:val="20"/>
          <w:szCs w:val="20"/>
          <w:highlight w:val="white"/>
        </w:rPr>
        <w:t xml:space="preserve">Padilla, F., Bajo, M. T., and </w:t>
      </w:r>
      <w:proofErr w:type="spellStart"/>
      <w:r>
        <w:rPr>
          <w:sz w:val="20"/>
          <w:szCs w:val="20"/>
          <w:highlight w:val="white"/>
        </w:rPr>
        <w:t>Macizo</w:t>
      </w:r>
      <w:proofErr w:type="spellEnd"/>
      <w:r>
        <w:rPr>
          <w:sz w:val="20"/>
          <w:szCs w:val="20"/>
          <w:highlight w:val="white"/>
        </w:rPr>
        <w:t xml:space="preserve">, P. (2005). Articulatory suppression in language interpretation: Working memory capacity, dual </w:t>
      </w:r>
      <w:proofErr w:type="gramStart"/>
      <w:r>
        <w:rPr>
          <w:sz w:val="20"/>
          <w:szCs w:val="20"/>
          <w:highlight w:val="white"/>
        </w:rPr>
        <w:t>tasking</w:t>
      </w:r>
      <w:proofErr w:type="gramEnd"/>
      <w:r>
        <w:rPr>
          <w:sz w:val="20"/>
          <w:szCs w:val="20"/>
          <w:highlight w:val="white"/>
        </w:rPr>
        <w:t xml:space="preserve"> and word knowledge. </w:t>
      </w:r>
      <w:r>
        <w:rPr>
          <w:i/>
          <w:sz w:val="20"/>
          <w:szCs w:val="20"/>
          <w:highlight w:val="white"/>
        </w:rPr>
        <w:t>Bilingualism: Language and Cognition</w:t>
      </w:r>
      <w:r>
        <w:rPr>
          <w:sz w:val="20"/>
          <w:szCs w:val="20"/>
          <w:highlight w:val="white"/>
        </w:rPr>
        <w:t xml:space="preserve">, </w:t>
      </w:r>
      <w:r>
        <w:rPr>
          <w:i/>
          <w:sz w:val="20"/>
          <w:szCs w:val="20"/>
          <w:highlight w:val="white"/>
        </w:rPr>
        <w:t>8</w:t>
      </w:r>
      <w:r>
        <w:rPr>
          <w:sz w:val="20"/>
          <w:szCs w:val="20"/>
          <w:highlight w:val="white"/>
        </w:rPr>
        <w:t xml:space="preserve">(3), 207–219. </w:t>
      </w:r>
      <w:proofErr w:type="spellStart"/>
      <w:r>
        <w:rPr>
          <w:sz w:val="20"/>
          <w:szCs w:val="20"/>
          <w:highlight w:val="white"/>
        </w:rPr>
        <w:t>doi</w:t>
      </w:r>
      <w:proofErr w:type="spellEnd"/>
      <w:r>
        <w:rPr>
          <w:sz w:val="20"/>
          <w:szCs w:val="20"/>
          <w:highlight w:val="white"/>
        </w:rPr>
        <w:t xml:space="preserve">: </w:t>
      </w:r>
      <w:hyperlink r:id="rId85">
        <w:r>
          <w:rPr>
            <w:color w:val="1155CC"/>
            <w:sz w:val="20"/>
            <w:szCs w:val="20"/>
            <w:highlight w:val="white"/>
            <w:u w:val="single"/>
          </w:rPr>
          <w:t>10.1017/S1366728905002269</w:t>
        </w:r>
      </w:hyperlink>
    </w:p>
    <w:p w14:paraId="5CDF2712" w14:textId="77777777" w:rsidR="00016AD3" w:rsidRDefault="008742D2">
      <w:pPr>
        <w:rPr>
          <w:color w:val="1155CC"/>
          <w:sz w:val="20"/>
          <w:szCs w:val="20"/>
          <w:highlight w:val="white"/>
          <w:u w:val="single"/>
        </w:rPr>
      </w:pPr>
      <w:proofErr w:type="spellStart"/>
      <w:r>
        <w:rPr>
          <w:sz w:val="20"/>
          <w:szCs w:val="20"/>
          <w:highlight w:val="white"/>
        </w:rPr>
        <w:t>Passig</w:t>
      </w:r>
      <w:proofErr w:type="spellEnd"/>
      <w:r>
        <w:rPr>
          <w:sz w:val="20"/>
          <w:szCs w:val="20"/>
          <w:highlight w:val="white"/>
        </w:rPr>
        <w:t xml:space="preserve">, D., and Eden, S. (2001). Virtual Reality as a Tool for Improving Spatial Rotation among Deaf and Hard-of-Hearing Children. </w:t>
      </w:r>
      <w:proofErr w:type="spellStart"/>
      <w:r>
        <w:rPr>
          <w:i/>
          <w:sz w:val="20"/>
          <w:szCs w:val="20"/>
          <w:highlight w:val="white"/>
        </w:rPr>
        <w:t>CyberPsychology</w:t>
      </w:r>
      <w:proofErr w:type="spellEnd"/>
      <w:r>
        <w:rPr>
          <w:i/>
          <w:sz w:val="20"/>
          <w:szCs w:val="20"/>
          <w:highlight w:val="white"/>
        </w:rPr>
        <w:t xml:space="preserve"> &amp; Behavior</w:t>
      </w:r>
      <w:r>
        <w:rPr>
          <w:sz w:val="20"/>
          <w:szCs w:val="20"/>
          <w:highlight w:val="white"/>
        </w:rPr>
        <w:t xml:space="preserve">, </w:t>
      </w:r>
      <w:r>
        <w:rPr>
          <w:i/>
          <w:sz w:val="20"/>
          <w:szCs w:val="20"/>
          <w:highlight w:val="white"/>
        </w:rPr>
        <w:t>4</w:t>
      </w:r>
      <w:r>
        <w:rPr>
          <w:sz w:val="20"/>
          <w:szCs w:val="20"/>
          <w:highlight w:val="white"/>
        </w:rPr>
        <w:t>(6), 681–686.</w:t>
      </w:r>
      <w:hyperlink r:id="rId86">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87">
        <w:r>
          <w:rPr>
            <w:color w:val="1155CC"/>
            <w:sz w:val="20"/>
            <w:szCs w:val="20"/>
            <w:highlight w:val="white"/>
            <w:u w:val="single"/>
          </w:rPr>
          <w:t>10.1089/109493101753376623</w:t>
        </w:r>
      </w:hyperlink>
    </w:p>
    <w:p w14:paraId="77EAD040" w14:textId="77777777" w:rsidR="00016AD3" w:rsidRDefault="008742D2">
      <w:pPr>
        <w:rPr>
          <w:sz w:val="20"/>
          <w:szCs w:val="20"/>
          <w:highlight w:val="white"/>
        </w:rPr>
      </w:pPr>
      <w:r>
        <w:rPr>
          <w:sz w:val="20"/>
          <w:szCs w:val="20"/>
          <w:highlight w:val="white"/>
        </w:rPr>
        <w:t xml:space="preserve">Patton, J. H., Stanford, M. S., and Barratt, E. S. (1995). Factor Structure of the Barratt Impulsiveness Scale. </w:t>
      </w:r>
      <w:r>
        <w:rPr>
          <w:i/>
          <w:sz w:val="20"/>
          <w:szCs w:val="20"/>
          <w:highlight w:val="white"/>
        </w:rPr>
        <w:t>Journal of Clinical Psychology, 51</w:t>
      </w:r>
      <w:r>
        <w:rPr>
          <w:sz w:val="20"/>
          <w:szCs w:val="20"/>
          <w:highlight w:val="white"/>
        </w:rPr>
        <w:t xml:space="preserve">(6), 768–774. </w:t>
      </w:r>
      <w:proofErr w:type="spellStart"/>
      <w:r>
        <w:rPr>
          <w:sz w:val="20"/>
          <w:szCs w:val="20"/>
          <w:highlight w:val="white"/>
        </w:rPr>
        <w:t>doi</w:t>
      </w:r>
      <w:proofErr w:type="spellEnd"/>
      <w:r>
        <w:rPr>
          <w:sz w:val="20"/>
          <w:szCs w:val="20"/>
          <w:highlight w:val="white"/>
        </w:rPr>
        <w:t xml:space="preserve">: </w:t>
      </w:r>
      <w:hyperlink r:id="rId88">
        <w:r>
          <w:rPr>
            <w:color w:val="1155CC"/>
            <w:sz w:val="20"/>
            <w:szCs w:val="20"/>
            <w:highlight w:val="white"/>
            <w:u w:val="single"/>
          </w:rPr>
          <w:t xml:space="preserve">10.1002/1097-4679(199511)51:6&lt;768::AID-JCLP2270510607&gt;3.0.CO;2-1 </w:t>
        </w:r>
      </w:hyperlink>
    </w:p>
    <w:p w14:paraId="06442AFA" w14:textId="77777777" w:rsidR="00016AD3" w:rsidRPr="0068163E" w:rsidRDefault="008742D2">
      <w:pPr>
        <w:rPr>
          <w:sz w:val="20"/>
          <w:szCs w:val="20"/>
          <w:highlight w:val="white"/>
          <w:lang w:val="de-DE"/>
        </w:rPr>
      </w:pPr>
      <w:r>
        <w:rPr>
          <w:sz w:val="20"/>
          <w:szCs w:val="20"/>
          <w:highlight w:val="white"/>
        </w:rPr>
        <w:t xml:space="preserve">Pedersen, T. L. (2020). patchwork: The Composer of Plots. </w:t>
      </w:r>
      <w:r w:rsidRPr="0068163E">
        <w:rPr>
          <w:sz w:val="20"/>
          <w:szCs w:val="20"/>
          <w:highlight w:val="white"/>
          <w:lang w:val="de-DE"/>
        </w:rPr>
        <w:t xml:space="preserve">R </w:t>
      </w:r>
      <w:proofErr w:type="spellStart"/>
      <w:r w:rsidRPr="0068163E">
        <w:rPr>
          <w:sz w:val="20"/>
          <w:szCs w:val="20"/>
          <w:highlight w:val="white"/>
          <w:lang w:val="de-DE"/>
        </w:rPr>
        <w:t>package</w:t>
      </w:r>
      <w:proofErr w:type="spellEnd"/>
      <w:r w:rsidRPr="0068163E">
        <w:rPr>
          <w:sz w:val="20"/>
          <w:szCs w:val="20"/>
          <w:highlight w:val="white"/>
          <w:lang w:val="de-DE"/>
        </w:rPr>
        <w:t xml:space="preserve"> </w:t>
      </w:r>
      <w:proofErr w:type="spellStart"/>
      <w:r w:rsidRPr="0068163E">
        <w:rPr>
          <w:sz w:val="20"/>
          <w:szCs w:val="20"/>
          <w:highlight w:val="white"/>
          <w:lang w:val="de-DE"/>
        </w:rPr>
        <w:t>version</w:t>
      </w:r>
      <w:proofErr w:type="spellEnd"/>
      <w:r w:rsidRPr="0068163E">
        <w:rPr>
          <w:sz w:val="20"/>
          <w:szCs w:val="20"/>
          <w:highlight w:val="white"/>
          <w:lang w:val="de-DE"/>
        </w:rPr>
        <w:t xml:space="preserve"> 1.1.1. </w:t>
      </w:r>
      <w:r>
        <w:fldChar w:fldCharType="begin"/>
      </w:r>
      <w:r w:rsidRPr="003B7778">
        <w:rPr>
          <w:lang w:val="de-DE"/>
          <w:rPrChange w:id="766" w:author="Freya Watkins (PhD Psychology Lab PT)" w:date="2022-07-11T10:10:00Z">
            <w:rPr/>
          </w:rPrChange>
        </w:rPr>
        <w:instrText>HYPERLINK "https://cran.r-project.org/package=patchwork" \h</w:instrText>
      </w:r>
      <w:r>
        <w:fldChar w:fldCharType="separate"/>
      </w:r>
      <w:r w:rsidRPr="0068163E">
        <w:rPr>
          <w:color w:val="1155CC"/>
          <w:sz w:val="20"/>
          <w:szCs w:val="20"/>
          <w:highlight w:val="white"/>
          <w:u w:val="single"/>
          <w:lang w:val="de-DE"/>
        </w:rPr>
        <w:t>https://CRAN.R-project.org/package=patchwork</w:t>
      </w:r>
      <w:r>
        <w:rPr>
          <w:color w:val="1155CC"/>
          <w:sz w:val="20"/>
          <w:szCs w:val="20"/>
          <w:highlight w:val="white"/>
          <w:u w:val="single"/>
          <w:lang w:val="de-DE"/>
        </w:rPr>
        <w:fldChar w:fldCharType="end"/>
      </w:r>
      <w:r w:rsidRPr="0068163E">
        <w:rPr>
          <w:sz w:val="20"/>
          <w:szCs w:val="20"/>
          <w:highlight w:val="white"/>
          <w:lang w:val="de-DE"/>
        </w:rPr>
        <w:t xml:space="preserve"> </w:t>
      </w:r>
    </w:p>
    <w:p w14:paraId="003178E3" w14:textId="6C96B37E" w:rsidR="00016AD3" w:rsidRDefault="008742D2">
      <w:pPr>
        <w:rPr>
          <w:ins w:id="767" w:author="Freya Watkins" w:date="2022-06-18T09:19:00Z"/>
          <w:sz w:val="20"/>
          <w:szCs w:val="20"/>
          <w:highlight w:val="white"/>
        </w:rPr>
      </w:pPr>
      <w:ins w:id="768" w:author="Freya Watkins" w:date="2022-06-18T09:19:00Z">
        <w:r>
          <w:rPr>
            <w:sz w:val="20"/>
            <w:szCs w:val="20"/>
            <w:highlight w:val="white"/>
          </w:rPr>
          <w:t xml:space="preserve">Peirce, J., Hirst, R., and MacAskill, M. (2022). </w:t>
        </w:r>
        <w:r w:rsidRPr="008D4244">
          <w:rPr>
            <w:i/>
            <w:iCs/>
            <w:sz w:val="20"/>
            <w:szCs w:val="20"/>
            <w:highlight w:val="white"/>
          </w:rPr>
          <w:t xml:space="preserve">Building Experiments in </w:t>
        </w:r>
        <w:proofErr w:type="spellStart"/>
        <w:r w:rsidRPr="008D4244">
          <w:rPr>
            <w:i/>
            <w:iCs/>
            <w:sz w:val="20"/>
            <w:szCs w:val="20"/>
            <w:highlight w:val="white"/>
          </w:rPr>
          <w:t>PsychoPy</w:t>
        </w:r>
        <w:proofErr w:type="spellEnd"/>
        <w:r w:rsidRPr="008D4244">
          <w:rPr>
            <w:i/>
            <w:iCs/>
            <w:sz w:val="20"/>
            <w:szCs w:val="20"/>
            <w:highlight w:val="white"/>
          </w:rPr>
          <w:t xml:space="preserve"> (2nd ed.).</w:t>
        </w:r>
        <w:r>
          <w:rPr>
            <w:sz w:val="20"/>
            <w:szCs w:val="20"/>
            <w:highlight w:val="white"/>
          </w:rPr>
          <w:t xml:space="preserve"> SAGE Publishing.</w:t>
        </w:r>
      </w:ins>
    </w:p>
    <w:p w14:paraId="04F75B8F" w14:textId="77777777" w:rsidR="00016AD3" w:rsidRDefault="008742D2">
      <w:pPr>
        <w:rPr>
          <w:color w:val="1155CC"/>
          <w:sz w:val="20"/>
          <w:szCs w:val="20"/>
          <w:highlight w:val="white"/>
          <w:u w:val="single"/>
        </w:rPr>
      </w:pPr>
      <w:r>
        <w:rPr>
          <w:sz w:val="20"/>
          <w:szCs w:val="20"/>
          <w:highlight w:val="white"/>
        </w:rPr>
        <w:t xml:space="preserve">Peterson, R. (1999). The Perceptions of Deafness and Language Learning of Incoming ASL Students. </w:t>
      </w:r>
      <w:r>
        <w:rPr>
          <w:i/>
          <w:sz w:val="20"/>
          <w:szCs w:val="20"/>
          <w:highlight w:val="white"/>
        </w:rPr>
        <w:t>Proceedings of the 16th National Convention of the Registry of Interpreters for the Deaf</w:t>
      </w:r>
      <w:r>
        <w:rPr>
          <w:sz w:val="20"/>
          <w:szCs w:val="20"/>
          <w:highlight w:val="white"/>
        </w:rPr>
        <w:t>, 185–237.</w:t>
      </w:r>
      <w:hyperlink r:id="rId89" w:anchor="d=gs_cit&amp;u=%2Fscholar%3Fq%3Dinfo%3AJg1uJQgYms0J%3Ascholar.google.com%2F%26output%3Dcite%26scirp%3D0%26hl%3Den">
        <w:r>
          <w:rPr>
            <w:sz w:val="20"/>
            <w:szCs w:val="20"/>
            <w:highlight w:val="white"/>
          </w:rPr>
          <w:t xml:space="preserve"> </w:t>
        </w:r>
      </w:hyperlink>
    </w:p>
    <w:p w14:paraId="20802E2E" w14:textId="77777777" w:rsidR="00016AD3" w:rsidRDefault="008742D2">
      <w:pPr>
        <w:rPr>
          <w:sz w:val="20"/>
          <w:szCs w:val="20"/>
          <w:highlight w:val="white"/>
        </w:rPr>
      </w:pPr>
      <w:proofErr w:type="spellStart"/>
      <w:r>
        <w:rPr>
          <w:sz w:val="20"/>
          <w:szCs w:val="20"/>
          <w:highlight w:val="white"/>
        </w:rPr>
        <w:t>Pimsleur</w:t>
      </w:r>
      <w:proofErr w:type="spellEnd"/>
      <w:r>
        <w:rPr>
          <w:sz w:val="20"/>
          <w:szCs w:val="20"/>
          <w:highlight w:val="white"/>
        </w:rPr>
        <w:t xml:space="preserve">, P. (1966). </w:t>
      </w:r>
      <w:r>
        <w:rPr>
          <w:i/>
          <w:sz w:val="20"/>
          <w:szCs w:val="20"/>
          <w:highlight w:val="white"/>
        </w:rPr>
        <w:t xml:space="preserve">The </w:t>
      </w:r>
      <w:proofErr w:type="spellStart"/>
      <w:r>
        <w:rPr>
          <w:i/>
          <w:sz w:val="20"/>
          <w:szCs w:val="20"/>
          <w:highlight w:val="white"/>
        </w:rPr>
        <w:t>Pimsleur</w:t>
      </w:r>
      <w:proofErr w:type="spellEnd"/>
      <w:r>
        <w:rPr>
          <w:i/>
          <w:sz w:val="20"/>
          <w:szCs w:val="20"/>
          <w:highlight w:val="white"/>
        </w:rPr>
        <w:t xml:space="preserve"> Language Aptitude Battery. </w:t>
      </w:r>
      <w:r>
        <w:rPr>
          <w:sz w:val="20"/>
          <w:szCs w:val="20"/>
          <w:highlight w:val="white"/>
        </w:rPr>
        <w:t>New York: Harcourt, Brace, Jovanovic.</w:t>
      </w:r>
    </w:p>
    <w:p w14:paraId="70786985" w14:textId="77777777" w:rsidR="00016AD3" w:rsidRDefault="008742D2">
      <w:pPr>
        <w:rPr>
          <w:color w:val="1155CC"/>
          <w:sz w:val="20"/>
          <w:szCs w:val="20"/>
          <w:highlight w:val="white"/>
          <w:u w:val="single"/>
        </w:rPr>
      </w:pPr>
      <w:proofErr w:type="spellStart"/>
      <w:r>
        <w:rPr>
          <w:sz w:val="20"/>
          <w:szCs w:val="20"/>
          <w:highlight w:val="white"/>
        </w:rPr>
        <w:lastRenderedPageBreak/>
        <w:t>Pivac</w:t>
      </w:r>
      <w:proofErr w:type="spellEnd"/>
      <w:r>
        <w:rPr>
          <w:sz w:val="20"/>
          <w:szCs w:val="20"/>
          <w:highlight w:val="white"/>
        </w:rPr>
        <w:t xml:space="preserve">, L. (2014). Learner Autonomy in New Zealand Sign Language Interpreting Students. In D. McKee, R. S. Rosen, and R. L. McKee (Eds.), </w:t>
      </w:r>
      <w:r>
        <w:rPr>
          <w:i/>
          <w:sz w:val="20"/>
          <w:szCs w:val="20"/>
          <w:highlight w:val="white"/>
        </w:rPr>
        <w:t>Teaching and Learning Signed Languages: International Perspectives and Practices</w:t>
      </w:r>
      <w:r>
        <w:rPr>
          <w:sz w:val="20"/>
          <w:szCs w:val="20"/>
          <w:highlight w:val="white"/>
        </w:rPr>
        <w:t>, 197–221. Palgrave Macmillan UK.</w:t>
      </w:r>
      <w:hyperlink r:id="rId90">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91">
        <w:r>
          <w:rPr>
            <w:color w:val="1155CC"/>
            <w:sz w:val="20"/>
            <w:szCs w:val="20"/>
            <w:highlight w:val="white"/>
            <w:u w:val="single"/>
          </w:rPr>
          <w:t>10.1057/9781137312495_10</w:t>
        </w:r>
      </w:hyperlink>
    </w:p>
    <w:p w14:paraId="5674FFED" w14:textId="77777777" w:rsidR="00016AD3" w:rsidRDefault="008742D2">
      <w:pPr>
        <w:spacing w:before="0"/>
        <w:rPr>
          <w:sz w:val="20"/>
          <w:szCs w:val="20"/>
          <w:highlight w:val="white"/>
        </w:rPr>
      </w:pPr>
      <w:r>
        <w:rPr>
          <w:sz w:val="20"/>
          <w:szCs w:val="20"/>
          <w:highlight w:val="white"/>
        </w:rPr>
        <w:t xml:space="preserve">R Core Team. (2021). </w:t>
      </w:r>
      <w:r>
        <w:rPr>
          <w:i/>
          <w:sz w:val="20"/>
          <w:szCs w:val="20"/>
          <w:highlight w:val="white"/>
        </w:rPr>
        <w:t>R: A language and environment for statistical computing</w:t>
      </w:r>
      <w:r>
        <w:rPr>
          <w:sz w:val="20"/>
          <w:szCs w:val="20"/>
          <w:highlight w:val="white"/>
        </w:rPr>
        <w:t xml:space="preserve">. R Foundation for Statistical Computing. </w:t>
      </w:r>
      <w:hyperlink r:id="rId92">
        <w:r>
          <w:rPr>
            <w:color w:val="1155CC"/>
            <w:sz w:val="20"/>
            <w:szCs w:val="20"/>
            <w:highlight w:val="white"/>
            <w:u w:val="single"/>
          </w:rPr>
          <w:t>https://www.R-project.org</w:t>
        </w:r>
      </w:hyperlink>
      <w:r>
        <w:rPr>
          <w:sz w:val="20"/>
          <w:szCs w:val="20"/>
          <w:highlight w:val="white"/>
        </w:rPr>
        <w:t xml:space="preserve"> </w:t>
      </w:r>
    </w:p>
    <w:p w14:paraId="618AF8D8" w14:textId="77777777" w:rsidR="00016AD3" w:rsidRPr="0068163E" w:rsidRDefault="008742D2">
      <w:pPr>
        <w:spacing w:before="0"/>
        <w:rPr>
          <w:sz w:val="20"/>
          <w:szCs w:val="20"/>
          <w:highlight w:val="white"/>
          <w:lang w:val="de-DE"/>
        </w:rPr>
      </w:pPr>
      <w:r>
        <w:rPr>
          <w:sz w:val="20"/>
          <w:szCs w:val="20"/>
          <w:highlight w:val="white"/>
        </w:rPr>
        <w:t xml:space="preserve">Robinson, O. (2022, February 22). Abled Arrogance, Not Linguistic </w:t>
      </w:r>
      <w:proofErr w:type="spellStart"/>
      <w:r>
        <w:rPr>
          <w:sz w:val="20"/>
          <w:szCs w:val="20"/>
          <w:highlight w:val="white"/>
        </w:rPr>
        <w:t>Carework</w:t>
      </w:r>
      <w:proofErr w:type="spellEnd"/>
      <w:r>
        <w:rPr>
          <w:sz w:val="20"/>
          <w:szCs w:val="20"/>
          <w:highlight w:val="white"/>
        </w:rPr>
        <w:t xml:space="preserve">. </w:t>
      </w:r>
      <w:r w:rsidRPr="0068163E">
        <w:rPr>
          <w:i/>
          <w:sz w:val="20"/>
          <w:szCs w:val="20"/>
          <w:highlight w:val="white"/>
          <w:lang w:val="de-DE"/>
        </w:rPr>
        <w:t>Medium</w:t>
      </w:r>
      <w:r w:rsidRPr="0068163E">
        <w:rPr>
          <w:sz w:val="20"/>
          <w:szCs w:val="20"/>
          <w:highlight w:val="white"/>
          <w:lang w:val="de-DE"/>
        </w:rPr>
        <w:t>.</w:t>
      </w:r>
      <w:r>
        <w:fldChar w:fldCharType="begin"/>
      </w:r>
      <w:r w:rsidRPr="003B7778">
        <w:rPr>
          <w:lang w:val="de-DE"/>
          <w:rPrChange w:id="769" w:author="Freya Watkins (PhD Psychology Lab PT)" w:date="2022-07-11T10:10:00Z">
            <w:rPr/>
          </w:rPrChange>
        </w:rPr>
        <w:instrText>HYPERLINK "https://notanangrydeafperson.medium.com/abled-arrogance-not-linguistic-carework-77434eae2cee" \h</w:instrText>
      </w:r>
      <w:r>
        <w:fldChar w:fldCharType="separate"/>
      </w:r>
      <w:r w:rsidRPr="0068163E">
        <w:rPr>
          <w:sz w:val="20"/>
          <w:szCs w:val="20"/>
          <w:highlight w:val="white"/>
          <w:lang w:val="de-DE"/>
        </w:rPr>
        <w:t xml:space="preserve"> </w:t>
      </w:r>
      <w:r>
        <w:rPr>
          <w:sz w:val="20"/>
          <w:szCs w:val="20"/>
          <w:highlight w:val="white"/>
          <w:lang w:val="de-DE"/>
        </w:rPr>
        <w:fldChar w:fldCharType="end"/>
      </w:r>
      <w:r>
        <w:fldChar w:fldCharType="begin"/>
      </w:r>
      <w:r w:rsidRPr="003B7778">
        <w:rPr>
          <w:lang w:val="de-DE"/>
          <w:rPrChange w:id="770" w:author="Freya Watkins (PhD Psychology Lab PT)" w:date="2022-07-11T10:10:00Z">
            <w:rPr/>
          </w:rPrChange>
        </w:rPr>
        <w:instrText>HYPERLINK "https://notanangrydeafperson.medium.com/abled-arrogance-not-linguistic-carework-77434eae2cee" \h</w:instrText>
      </w:r>
      <w:r>
        <w:fldChar w:fldCharType="separate"/>
      </w:r>
      <w:r w:rsidRPr="0068163E">
        <w:rPr>
          <w:color w:val="1155CC"/>
          <w:sz w:val="20"/>
          <w:szCs w:val="20"/>
          <w:highlight w:val="white"/>
          <w:u w:val="single"/>
          <w:lang w:val="de-DE"/>
        </w:rPr>
        <w:t>https://notanangrydeafperson.medium.com/abled-arrogance-not-linguistic-carework-77434eae2cee</w:t>
      </w:r>
      <w:r>
        <w:rPr>
          <w:color w:val="1155CC"/>
          <w:sz w:val="20"/>
          <w:szCs w:val="20"/>
          <w:highlight w:val="white"/>
          <w:u w:val="single"/>
          <w:lang w:val="de-DE"/>
        </w:rPr>
        <w:fldChar w:fldCharType="end"/>
      </w:r>
    </w:p>
    <w:p w14:paraId="2B7956D4" w14:textId="77777777" w:rsidR="00016AD3" w:rsidRDefault="008742D2">
      <w:pPr>
        <w:rPr>
          <w:color w:val="1155CC"/>
          <w:sz w:val="20"/>
          <w:szCs w:val="20"/>
          <w:highlight w:val="white"/>
          <w:u w:val="single"/>
        </w:rPr>
      </w:pPr>
      <w:r>
        <w:rPr>
          <w:sz w:val="20"/>
          <w:szCs w:val="20"/>
          <w:highlight w:val="white"/>
        </w:rPr>
        <w:t xml:space="preserve">Robinson, O., and </w:t>
      </w:r>
      <w:proofErr w:type="spellStart"/>
      <w:r>
        <w:rPr>
          <w:sz w:val="20"/>
          <w:szCs w:val="20"/>
          <w:highlight w:val="white"/>
        </w:rPr>
        <w:t>Henner</w:t>
      </w:r>
      <w:proofErr w:type="spellEnd"/>
      <w:r>
        <w:rPr>
          <w:sz w:val="20"/>
          <w:szCs w:val="20"/>
          <w:highlight w:val="white"/>
        </w:rPr>
        <w:t xml:space="preserve">, J. (2018). Authentic Voices, Authentic Encounters: </w:t>
      </w:r>
      <w:proofErr w:type="spellStart"/>
      <w:r>
        <w:rPr>
          <w:sz w:val="20"/>
          <w:szCs w:val="20"/>
          <w:highlight w:val="white"/>
        </w:rPr>
        <w:t>Cripping</w:t>
      </w:r>
      <w:proofErr w:type="spellEnd"/>
      <w:r>
        <w:rPr>
          <w:sz w:val="20"/>
          <w:szCs w:val="20"/>
          <w:highlight w:val="white"/>
        </w:rPr>
        <w:t xml:space="preserve"> the University Through American Sign Language. </w:t>
      </w:r>
      <w:r>
        <w:rPr>
          <w:i/>
          <w:sz w:val="20"/>
          <w:szCs w:val="20"/>
          <w:highlight w:val="white"/>
        </w:rPr>
        <w:t>Disability Studies Quarterly</w:t>
      </w:r>
      <w:r>
        <w:rPr>
          <w:sz w:val="20"/>
          <w:szCs w:val="20"/>
          <w:highlight w:val="white"/>
        </w:rPr>
        <w:t xml:space="preserve">, </w:t>
      </w:r>
      <w:r>
        <w:rPr>
          <w:i/>
          <w:sz w:val="20"/>
          <w:szCs w:val="20"/>
          <w:highlight w:val="white"/>
        </w:rPr>
        <w:t>38</w:t>
      </w:r>
      <w:r>
        <w:rPr>
          <w:sz w:val="20"/>
          <w:szCs w:val="20"/>
          <w:highlight w:val="white"/>
        </w:rPr>
        <w:t>(4).</w:t>
      </w:r>
      <w:hyperlink r:id="rId93">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94">
        <w:r>
          <w:rPr>
            <w:color w:val="1155CC"/>
            <w:sz w:val="20"/>
            <w:szCs w:val="20"/>
            <w:highlight w:val="white"/>
            <w:u w:val="single"/>
          </w:rPr>
          <w:t>10.18061/dsq.v38i4.6111</w:t>
        </w:r>
      </w:hyperlink>
    </w:p>
    <w:p w14:paraId="6904CD1E" w14:textId="77777777" w:rsidR="00016AD3" w:rsidRDefault="008742D2">
      <w:pPr>
        <w:rPr>
          <w:sz w:val="20"/>
          <w:szCs w:val="20"/>
          <w:highlight w:val="white"/>
        </w:rPr>
      </w:pPr>
      <w:r>
        <w:rPr>
          <w:sz w:val="20"/>
          <w:szCs w:val="20"/>
          <w:highlight w:val="white"/>
        </w:rPr>
        <w:t xml:space="preserve">Russo, M. (2011). Aptitude testing over the years. </w:t>
      </w:r>
      <w:r>
        <w:rPr>
          <w:i/>
          <w:sz w:val="20"/>
          <w:szCs w:val="20"/>
          <w:highlight w:val="white"/>
        </w:rPr>
        <w:t>Interpreting, 13</w:t>
      </w:r>
      <w:r>
        <w:rPr>
          <w:sz w:val="20"/>
          <w:szCs w:val="20"/>
          <w:highlight w:val="white"/>
        </w:rPr>
        <w:t xml:space="preserve">(1), 5–30. </w:t>
      </w:r>
      <w:proofErr w:type="spellStart"/>
      <w:r>
        <w:rPr>
          <w:sz w:val="20"/>
          <w:szCs w:val="20"/>
          <w:highlight w:val="white"/>
        </w:rPr>
        <w:t>doi</w:t>
      </w:r>
      <w:proofErr w:type="spellEnd"/>
      <w:r>
        <w:rPr>
          <w:sz w:val="20"/>
          <w:szCs w:val="20"/>
          <w:highlight w:val="white"/>
        </w:rPr>
        <w:t xml:space="preserve">: </w:t>
      </w:r>
      <w:hyperlink r:id="rId95">
        <w:r>
          <w:rPr>
            <w:color w:val="1155CC"/>
            <w:sz w:val="20"/>
            <w:szCs w:val="20"/>
            <w:highlight w:val="white"/>
            <w:u w:val="single"/>
          </w:rPr>
          <w:t>10.1075/intp.13.1.02rus</w:t>
        </w:r>
      </w:hyperlink>
      <w:r>
        <w:rPr>
          <w:sz w:val="20"/>
          <w:szCs w:val="20"/>
          <w:highlight w:val="white"/>
        </w:rPr>
        <w:t xml:space="preserve"> </w:t>
      </w:r>
    </w:p>
    <w:p w14:paraId="783DEA63" w14:textId="77777777" w:rsidR="00016AD3" w:rsidRDefault="008742D2">
      <w:pPr>
        <w:rPr>
          <w:color w:val="1155CC"/>
          <w:sz w:val="20"/>
          <w:szCs w:val="20"/>
          <w:highlight w:val="white"/>
          <w:u w:val="single"/>
        </w:rPr>
      </w:pPr>
      <w:r>
        <w:rPr>
          <w:sz w:val="20"/>
          <w:szCs w:val="20"/>
          <w:highlight w:val="white"/>
        </w:rPr>
        <w:t xml:space="preserve">Russo, M. (2014). Testing aptitude for interpreting: The predictive value of oral paraphrasing, with synonyms and coherence as assessment parameters. </w:t>
      </w:r>
      <w:r>
        <w:rPr>
          <w:i/>
          <w:sz w:val="20"/>
          <w:szCs w:val="20"/>
          <w:highlight w:val="white"/>
        </w:rPr>
        <w:t>Interpreting</w:t>
      </w:r>
      <w:r>
        <w:rPr>
          <w:sz w:val="20"/>
          <w:szCs w:val="20"/>
          <w:highlight w:val="white"/>
        </w:rPr>
        <w:t xml:space="preserve">, </w:t>
      </w:r>
      <w:r>
        <w:rPr>
          <w:i/>
          <w:sz w:val="20"/>
          <w:szCs w:val="20"/>
          <w:highlight w:val="white"/>
        </w:rPr>
        <w:t>16</w:t>
      </w:r>
      <w:r>
        <w:rPr>
          <w:sz w:val="20"/>
          <w:szCs w:val="20"/>
          <w:highlight w:val="white"/>
        </w:rPr>
        <w:t xml:space="preserve">(1), 1–18. </w:t>
      </w:r>
      <w:proofErr w:type="spellStart"/>
      <w:r>
        <w:rPr>
          <w:sz w:val="20"/>
          <w:szCs w:val="20"/>
          <w:highlight w:val="white"/>
        </w:rPr>
        <w:t>doi</w:t>
      </w:r>
      <w:proofErr w:type="spellEnd"/>
      <w:r>
        <w:rPr>
          <w:sz w:val="20"/>
          <w:szCs w:val="20"/>
          <w:highlight w:val="white"/>
        </w:rPr>
        <w:t xml:space="preserve">: </w:t>
      </w:r>
      <w:hyperlink r:id="rId96">
        <w:r>
          <w:rPr>
            <w:color w:val="1155CC"/>
            <w:sz w:val="20"/>
            <w:szCs w:val="20"/>
            <w:highlight w:val="white"/>
            <w:u w:val="single"/>
          </w:rPr>
          <w:t>10.1075/intp.16.1.01rus</w:t>
        </w:r>
      </w:hyperlink>
    </w:p>
    <w:p w14:paraId="7A55C6C8" w14:textId="77777777" w:rsidR="00016AD3" w:rsidRDefault="008742D2">
      <w:pPr>
        <w:rPr>
          <w:color w:val="1155CC"/>
          <w:sz w:val="20"/>
          <w:szCs w:val="20"/>
          <w:highlight w:val="white"/>
          <w:u w:val="single"/>
        </w:rPr>
      </w:pPr>
      <w:r>
        <w:rPr>
          <w:sz w:val="20"/>
          <w:szCs w:val="20"/>
          <w:highlight w:val="white"/>
        </w:rPr>
        <w:t xml:space="preserve">Russo, M., and Pippa, S. (2004). Aptitude to Interpreting: Preliminary Results of a Testing Methodology Based on Paraphrase. </w:t>
      </w:r>
      <w:r>
        <w:rPr>
          <w:i/>
          <w:sz w:val="20"/>
          <w:szCs w:val="20"/>
          <w:highlight w:val="white"/>
        </w:rPr>
        <w:t xml:space="preserve">Meta : Journal Des </w:t>
      </w:r>
      <w:proofErr w:type="spellStart"/>
      <w:r>
        <w:rPr>
          <w:i/>
          <w:sz w:val="20"/>
          <w:szCs w:val="20"/>
          <w:highlight w:val="white"/>
        </w:rPr>
        <w:t>Traducteurs</w:t>
      </w:r>
      <w:proofErr w:type="spellEnd"/>
      <w:r>
        <w:rPr>
          <w:i/>
          <w:sz w:val="20"/>
          <w:szCs w:val="20"/>
          <w:highlight w:val="white"/>
        </w:rPr>
        <w:t xml:space="preserve"> / Meta: Translators’ Journal</w:t>
      </w:r>
      <w:r>
        <w:rPr>
          <w:sz w:val="20"/>
          <w:szCs w:val="20"/>
          <w:highlight w:val="white"/>
        </w:rPr>
        <w:t xml:space="preserve">, </w:t>
      </w:r>
      <w:r>
        <w:rPr>
          <w:i/>
          <w:sz w:val="20"/>
          <w:szCs w:val="20"/>
          <w:highlight w:val="white"/>
        </w:rPr>
        <w:t>49</w:t>
      </w:r>
      <w:r>
        <w:rPr>
          <w:sz w:val="20"/>
          <w:szCs w:val="20"/>
          <w:highlight w:val="white"/>
        </w:rPr>
        <w:t>(2), 409–432.</w:t>
      </w:r>
      <w:hyperlink r:id="rId97">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98">
        <w:r>
          <w:rPr>
            <w:color w:val="1155CC"/>
            <w:sz w:val="20"/>
            <w:szCs w:val="20"/>
            <w:highlight w:val="white"/>
            <w:u w:val="single"/>
          </w:rPr>
          <w:t>10.7202/009367ar</w:t>
        </w:r>
      </w:hyperlink>
    </w:p>
    <w:p w14:paraId="47B7D95F" w14:textId="77777777" w:rsidR="00016AD3" w:rsidRDefault="008742D2">
      <w:pPr>
        <w:rPr>
          <w:color w:val="1155CC"/>
          <w:sz w:val="20"/>
          <w:szCs w:val="20"/>
          <w:highlight w:val="white"/>
          <w:u w:val="single"/>
        </w:rPr>
      </w:pPr>
      <w:r>
        <w:rPr>
          <w:sz w:val="20"/>
          <w:szCs w:val="20"/>
          <w:highlight w:val="white"/>
        </w:rPr>
        <w:t xml:space="preserve">Shaw, S. (2011). Cognitive and motivational contributors to aptitude: A study of spoken and signed language interpreting students. </w:t>
      </w:r>
      <w:r>
        <w:rPr>
          <w:i/>
          <w:sz w:val="20"/>
          <w:szCs w:val="20"/>
          <w:highlight w:val="white"/>
        </w:rPr>
        <w:t>Interpreting</w:t>
      </w:r>
      <w:r>
        <w:rPr>
          <w:sz w:val="20"/>
          <w:szCs w:val="20"/>
          <w:highlight w:val="white"/>
        </w:rPr>
        <w:t xml:space="preserve">, </w:t>
      </w:r>
      <w:r>
        <w:rPr>
          <w:i/>
          <w:sz w:val="20"/>
          <w:szCs w:val="20"/>
          <w:highlight w:val="white"/>
        </w:rPr>
        <w:t>13</w:t>
      </w:r>
      <w:r>
        <w:rPr>
          <w:sz w:val="20"/>
          <w:szCs w:val="20"/>
          <w:highlight w:val="white"/>
        </w:rPr>
        <w:t>(1), 70–84.</w:t>
      </w:r>
      <w:hyperlink r:id="rId99">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00">
        <w:r>
          <w:rPr>
            <w:color w:val="1155CC"/>
            <w:sz w:val="20"/>
            <w:szCs w:val="20"/>
            <w:highlight w:val="white"/>
            <w:u w:val="single"/>
          </w:rPr>
          <w:t>10.1075/intp.13.1.05sha</w:t>
        </w:r>
      </w:hyperlink>
    </w:p>
    <w:p w14:paraId="731AEEF2" w14:textId="77777777" w:rsidR="00016AD3" w:rsidRDefault="008742D2">
      <w:pPr>
        <w:rPr>
          <w:sz w:val="20"/>
          <w:szCs w:val="20"/>
          <w:highlight w:val="white"/>
        </w:rPr>
      </w:pPr>
      <w:r>
        <w:rPr>
          <w:sz w:val="20"/>
          <w:szCs w:val="20"/>
          <w:highlight w:val="white"/>
        </w:rPr>
        <w:t xml:space="preserve">Shepard, S., and Metzler, D. (1988). Mental Rotation: Effects of Dimensionality of Objects and Type of Task. </w:t>
      </w:r>
      <w:r>
        <w:rPr>
          <w:i/>
          <w:sz w:val="20"/>
          <w:szCs w:val="20"/>
          <w:highlight w:val="white"/>
        </w:rPr>
        <w:t>Journal of Experimental Psychology: Human Perception and Performance</w:t>
      </w:r>
      <w:r>
        <w:rPr>
          <w:sz w:val="20"/>
          <w:szCs w:val="20"/>
          <w:highlight w:val="white"/>
        </w:rPr>
        <w:t xml:space="preserve">, </w:t>
      </w:r>
      <w:r>
        <w:rPr>
          <w:i/>
          <w:sz w:val="20"/>
          <w:szCs w:val="20"/>
          <w:highlight w:val="white"/>
        </w:rPr>
        <w:t>14</w:t>
      </w:r>
      <w:r>
        <w:rPr>
          <w:sz w:val="20"/>
          <w:szCs w:val="20"/>
          <w:highlight w:val="white"/>
        </w:rPr>
        <w:t xml:space="preserve">(1), 3-11. </w:t>
      </w:r>
      <w:proofErr w:type="spellStart"/>
      <w:r>
        <w:rPr>
          <w:sz w:val="20"/>
          <w:szCs w:val="20"/>
          <w:highlight w:val="white"/>
        </w:rPr>
        <w:t>doi</w:t>
      </w:r>
      <w:proofErr w:type="spellEnd"/>
      <w:r>
        <w:rPr>
          <w:sz w:val="20"/>
          <w:szCs w:val="20"/>
          <w:highlight w:val="white"/>
        </w:rPr>
        <w:t xml:space="preserve">: </w:t>
      </w:r>
      <w:hyperlink r:id="rId101">
        <w:r>
          <w:rPr>
            <w:color w:val="1155CC"/>
            <w:sz w:val="20"/>
            <w:szCs w:val="20"/>
            <w:highlight w:val="white"/>
            <w:u w:val="single"/>
          </w:rPr>
          <w:t>10.1037/0096-1523.14.1.3</w:t>
        </w:r>
      </w:hyperlink>
    </w:p>
    <w:p w14:paraId="6B4DA728" w14:textId="77777777" w:rsidR="00016AD3" w:rsidRPr="0068163E" w:rsidRDefault="008742D2">
      <w:pPr>
        <w:rPr>
          <w:sz w:val="20"/>
          <w:szCs w:val="20"/>
          <w:highlight w:val="white"/>
          <w:lang w:val="de-DE"/>
        </w:rPr>
      </w:pPr>
      <w:proofErr w:type="spellStart"/>
      <w:r>
        <w:rPr>
          <w:sz w:val="20"/>
          <w:szCs w:val="20"/>
          <w:highlight w:val="white"/>
        </w:rPr>
        <w:t>Speekenbrink</w:t>
      </w:r>
      <w:proofErr w:type="spellEnd"/>
      <w:r>
        <w:rPr>
          <w:sz w:val="20"/>
          <w:szCs w:val="20"/>
          <w:highlight w:val="white"/>
        </w:rPr>
        <w:t xml:space="preserve">, M. (2021). </w:t>
      </w:r>
      <w:proofErr w:type="spellStart"/>
      <w:r>
        <w:rPr>
          <w:sz w:val="20"/>
          <w:szCs w:val="20"/>
          <w:highlight w:val="white"/>
        </w:rPr>
        <w:t>sdamr</w:t>
      </w:r>
      <w:proofErr w:type="spellEnd"/>
      <w:r>
        <w:rPr>
          <w:sz w:val="20"/>
          <w:szCs w:val="20"/>
          <w:highlight w:val="white"/>
        </w:rPr>
        <w:t xml:space="preserve">: Statistics: Data Analysis and Modelling. </w:t>
      </w:r>
      <w:r w:rsidRPr="0068163E">
        <w:rPr>
          <w:sz w:val="20"/>
          <w:szCs w:val="20"/>
          <w:highlight w:val="white"/>
          <w:lang w:val="de-DE"/>
        </w:rPr>
        <w:t xml:space="preserve">R </w:t>
      </w:r>
      <w:proofErr w:type="spellStart"/>
      <w:r w:rsidRPr="0068163E">
        <w:rPr>
          <w:sz w:val="20"/>
          <w:szCs w:val="20"/>
          <w:highlight w:val="white"/>
          <w:lang w:val="de-DE"/>
        </w:rPr>
        <w:t>package</w:t>
      </w:r>
      <w:proofErr w:type="spellEnd"/>
      <w:r w:rsidRPr="0068163E">
        <w:rPr>
          <w:sz w:val="20"/>
          <w:szCs w:val="20"/>
          <w:highlight w:val="white"/>
          <w:lang w:val="de-DE"/>
        </w:rPr>
        <w:t xml:space="preserve"> </w:t>
      </w:r>
      <w:proofErr w:type="spellStart"/>
      <w:r w:rsidRPr="0068163E">
        <w:rPr>
          <w:sz w:val="20"/>
          <w:szCs w:val="20"/>
          <w:highlight w:val="white"/>
          <w:lang w:val="de-DE"/>
        </w:rPr>
        <w:t>version</w:t>
      </w:r>
      <w:proofErr w:type="spellEnd"/>
      <w:r w:rsidRPr="0068163E">
        <w:rPr>
          <w:sz w:val="20"/>
          <w:szCs w:val="20"/>
          <w:highlight w:val="white"/>
          <w:lang w:val="de-DE"/>
        </w:rPr>
        <w:t xml:space="preserve"> 0.1.0. </w:t>
      </w:r>
      <w:r w:rsidR="00000000">
        <w:fldChar w:fldCharType="begin"/>
      </w:r>
      <w:r w:rsidR="00000000" w:rsidRPr="00C13906">
        <w:rPr>
          <w:lang w:val="de-DE"/>
          <w:rPrChange w:id="771" w:author="Freya Watkins (PhD Psychology Lab PT)" w:date="2022-07-12T09:36:00Z">
            <w:rPr/>
          </w:rPrChange>
        </w:rPr>
        <w:instrText>HYPERLINK "https://cran.r-project.org/package=sdamr" \h</w:instrText>
      </w:r>
      <w:r w:rsidR="00000000">
        <w:fldChar w:fldCharType="separate"/>
      </w:r>
      <w:r w:rsidRPr="0068163E">
        <w:rPr>
          <w:color w:val="1155CC"/>
          <w:sz w:val="20"/>
          <w:szCs w:val="20"/>
          <w:highlight w:val="white"/>
          <w:u w:val="single"/>
          <w:lang w:val="de-DE"/>
        </w:rPr>
        <w:t>https://CRAN.R-project.org/package=sdamr</w:t>
      </w:r>
      <w:r w:rsidR="00000000">
        <w:rPr>
          <w:color w:val="1155CC"/>
          <w:sz w:val="20"/>
          <w:szCs w:val="20"/>
          <w:highlight w:val="white"/>
          <w:u w:val="single"/>
          <w:lang w:val="de-DE"/>
        </w:rPr>
        <w:fldChar w:fldCharType="end"/>
      </w:r>
    </w:p>
    <w:p w14:paraId="1D12A371" w14:textId="77777777" w:rsidR="00016AD3" w:rsidRDefault="008742D2">
      <w:r w:rsidRPr="00C13906">
        <w:rPr>
          <w:sz w:val="20"/>
          <w:szCs w:val="20"/>
          <w:highlight w:val="white"/>
          <w:lang w:val="de-DE"/>
          <w:rPrChange w:id="772" w:author="Freya Watkins (PhD Psychology Lab PT)" w:date="2022-07-12T09:36:00Z">
            <w:rPr>
              <w:sz w:val="20"/>
              <w:szCs w:val="20"/>
              <w:highlight w:val="white"/>
              <w:lang w:val="en-GB"/>
            </w:rPr>
          </w:rPrChange>
        </w:rPr>
        <w:t xml:space="preserve">Stone, C. (2017). </w:t>
      </w:r>
      <w:r>
        <w:rPr>
          <w:sz w:val="20"/>
          <w:szCs w:val="20"/>
          <w:highlight w:val="white"/>
        </w:rPr>
        <w:t xml:space="preserve">Sign language interpreter aptitude: The trials and tribulations of a longitudinal study. </w:t>
      </w:r>
      <w:r>
        <w:rPr>
          <w:i/>
          <w:sz w:val="20"/>
          <w:szCs w:val="20"/>
          <w:highlight w:val="white"/>
        </w:rPr>
        <w:t>Translation &amp; Interpreting, 9</w:t>
      </w:r>
      <w:r>
        <w:rPr>
          <w:sz w:val="20"/>
          <w:szCs w:val="20"/>
          <w:highlight w:val="white"/>
        </w:rPr>
        <w:t xml:space="preserve">(1), 16. </w:t>
      </w:r>
      <w:proofErr w:type="spellStart"/>
      <w:r>
        <w:rPr>
          <w:sz w:val="20"/>
          <w:szCs w:val="20"/>
          <w:highlight w:val="white"/>
        </w:rPr>
        <w:t>doi</w:t>
      </w:r>
      <w:proofErr w:type="spellEnd"/>
      <w:r>
        <w:rPr>
          <w:sz w:val="20"/>
          <w:szCs w:val="20"/>
          <w:highlight w:val="white"/>
        </w:rPr>
        <w:t xml:space="preserve">: </w:t>
      </w:r>
      <w:hyperlink r:id="rId102">
        <w:r>
          <w:rPr>
            <w:color w:val="1155CC"/>
            <w:sz w:val="20"/>
            <w:szCs w:val="20"/>
            <w:highlight w:val="white"/>
            <w:u w:val="single"/>
          </w:rPr>
          <w:t>10.12807/ti.109201.2017.a06</w:t>
        </w:r>
      </w:hyperlink>
      <w:r>
        <w:rPr>
          <w:sz w:val="20"/>
          <w:szCs w:val="20"/>
          <w:highlight w:val="white"/>
        </w:rPr>
        <w:t xml:space="preserve"> </w:t>
      </w:r>
    </w:p>
    <w:p w14:paraId="6F14EDE8" w14:textId="77777777" w:rsidR="00016AD3" w:rsidRDefault="008742D2">
      <w:pPr>
        <w:rPr>
          <w:color w:val="1155CC"/>
          <w:sz w:val="20"/>
          <w:szCs w:val="20"/>
          <w:highlight w:val="white"/>
          <w:u w:val="single"/>
        </w:rPr>
      </w:pPr>
      <w:proofErr w:type="spellStart"/>
      <w:r>
        <w:rPr>
          <w:sz w:val="20"/>
          <w:szCs w:val="20"/>
          <w:highlight w:val="white"/>
        </w:rPr>
        <w:t>Strobach</w:t>
      </w:r>
      <w:proofErr w:type="spellEnd"/>
      <w:r>
        <w:rPr>
          <w:sz w:val="20"/>
          <w:szCs w:val="20"/>
          <w:highlight w:val="white"/>
        </w:rPr>
        <w:t xml:space="preserve">, T., Becker, M., Schubert, T., and </w:t>
      </w:r>
      <w:proofErr w:type="spellStart"/>
      <w:r>
        <w:rPr>
          <w:sz w:val="20"/>
          <w:szCs w:val="20"/>
          <w:highlight w:val="white"/>
        </w:rPr>
        <w:t>Kühn</w:t>
      </w:r>
      <w:proofErr w:type="spellEnd"/>
      <w:r>
        <w:rPr>
          <w:sz w:val="20"/>
          <w:szCs w:val="20"/>
          <w:highlight w:val="white"/>
        </w:rPr>
        <w:t xml:space="preserve">, S. (2015). Better dual-task processing in simultaneous interpreters. </w:t>
      </w:r>
      <w:r>
        <w:rPr>
          <w:i/>
          <w:sz w:val="20"/>
          <w:szCs w:val="20"/>
          <w:highlight w:val="white"/>
        </w:rPr>
        <w:t>Frontiers in Psychology</w:t>
      </w:r>
      <w:r>
        <w:rPr>
          <w:sz w:val="20"/>
          <w:szCs w:val="20"/>
          <w:highlight w:val="white"/>
        </w:rPr>
        <w:t xml:space="preserve">, </w:t>
      </w:r>
      <w:r>
        <w:rPr>
          <w:i/>
          <w:sz w:val="20"/>
          <w:szCs w:val="20"/>
          <w:highlight w:val="white"/>
        </w:rPr>
        <w:t>6</w:t>
      </w:r>
      <w:r>
        <w:rPr>
          <w:sz w:val="20"/>
          <w:szCs w:val="20"/>
          <w:highlight w:val="white"/>
        </w:rPr>
        <w:t>.</w:t>
      </w:r>
      <w:hyperlink r:id="rId103">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04">
        <w:r>
          <w:rPr>
            <w:color w:val="1155CC"/>
            <w:sz w:val="20"/>
            <w:szCs w:val="20"/>
            <w:highlight w:val="white"/>
            <w:u w:val="single"/>
          </w:rPr>
          <w:t>10.3389/fpsyg.2015.01590</w:t>
        </w:r>
      </w:hyperlink>
    </w:p>
    <w:p w14:paraId="10F7BE8B" w14:textId="77777777" w:rsidR="00016AD3" w:rsidRDefault="008742D2">
      <w:pPr>
        <w:rPr>
          <w:color w:val="1155CC"/>
          <w:sz w:val="20"/>
          <w:szCs w:val="20"/>
          <w:highlight w:val="white"/>
          <w:u w:val="single"/>
        </w:rPr>
      </w:pPr>
      <w:r>
        <w:rPr>
          <w:sz w:val="20"/>
          <w:szCs w:val="20"/>
          <w:highlight w:val="white"/>
        </w:rPr>
        <w:t xml:space="preserve">Talbot, K. F., and </w:t>
      </w:r>
      <w:proofErr w:type="spellStart"/>
      <w:r>
        <w:rPr>
          <w:sz w:val="20"/>
          <w:szCs w:val="20"/>
          <w:highlight w:val="white"/>
        </w:rPr>
        <w:t>Haude</w:t>
      </w:r>
      <w:proofErr w:type="spellEnd"/>
      <w:r>
        <w:rPr>
          <w:sz w:val="20"/>
          <w:szCs w:val="20"/>
          <w:highlight w:val="white"/>
        </w:rPr>
        <w:t xml:space="preserve">, R. H. (1993). The relation between sign language skill and spatial visualization ability: Mental rotation of three-dimensional objects. </w:t>
      </w:r>
      <w:r>
        <w:rPr>
          <w:i/>
          <w:sz w:val="20"/>
          <w:szCs w:val="20"/>
          <w:highlight w:val="white"/>
        </w:rPr>
        <w:t>Perceptual and Motor Skills</w:t>
      </w:r>
      <w:r>
        <w:rPr>
          <w:sz w:val="20"/>
          <w:szCs w:val="20"/>
          <w:highlight w:val="white"/>
        </w:rPr>
        <w:t xml:space="preserve">, </w:t>
      </w:r>
      <w:r>
        <w:rPr>
          <w:i/>
          <w:sz w:val="20"/>
          <w:szCs w:val="20"/>
          <w:highlight w:val="white"/>
        </w:rPr>
        <w:t>77</w:t>
      </w:r>
      <w:r>
        <w:rPr>
          <w:sz w:val="20"/>
          <w:szCs w:val="20"/>
          <w:highlight w:val="white"/>
        </w:rPr>
        <w:t>, 1387–1391.</w:t>
      </w:r>
      <w:hyperlink r:id="rId105">
        <w:r>
          <w:rPr>
            <w:sz w:val="20"/>
            <w:szCs w:val="20"/>
            <w:highlight w:val="white"/>
          </w:rPr>
          <w:t xml:space="preserve"> </w:t>
        </w:r>
        <w:proofErr w:type="spellStart"/>
        <w:r>
          <w:rPr>
            <w:sz w:val="20"/>
            <w:szCs w:val="20"/>
            <w:highlight w:val="white"/>
          </w:rPr>
          <w:t>doi</w:t>
        </w:r>
        <w:proofErr w:type="spellEnd"/>
        <w:r>
          <w:rPr>
            <w:sz w:val="20"/>
            <w:szCs w:val="20"/>
            <w:highlight w:val="white"/>
          </w:rPr>
          <w:t xml:space="preserve">: </w:t>
        </w:r>
      </w:hyperlink>
      <w:hyperlink r:id="rId106">
        <w:r>
          <w:rPr>
            <w:color w:val="1155CC"/>
            <w:sz w:val="20"/>
            <w:szCs w:val="20"/>
            <w:highlight w:val="white"/>
            <w:u w:val="single"/>
          </w:rPr>
          <w:t>10.2466/pms.1993.77.3f.1387</w:t>
        </w:r>
      </w:hyperlink>
    </w:p>
    <w:p w14:paraId="0B558549" w14:textId="77777777" w:rsidR="00016AD3" w:rsidRDefault="008742D2">
      <w:pPr>
        <w:rPr>
          <w:color w:val="1155CC"/>
          <w:sz w:val="20"/>
          <w:szCs w:val="20"/>
          <w:highlight w:val="white"/>
          <w:u w:val="single"/>
        </w:rPr>
      </w:pPr>
      <w:proofErr w:type="spellStart"/>
      <w:r>
        <w:rPr>
          <w:sz w:val="20"/>
          <w:szCs w:val="20"/>
          <w:highlight w:val="white"/>
        </w:rPr>
        <w:t>Timarová</w:t>
      </w:r>
      <w:proofErr w:type="spellEnd"/>
      <w:r>
        <w:rPr>
          <w:sz w:val="20"/>
          <w:szCs w:val="20"/>
          <w:highlight w:val="white"/>
        </w:rPr>
        <w:t xml:space="preserve">, Š., and </w:t>
      </w:r>
      <w:proofErr w:type="spellStart"/>
      <w:r>
        <w:rPr>
          <w:sz w:val="20"/>
          <w:szCs w:val="20"/>
          <w:highlight w:val="white"/>
        </w:rPr>
        <w:t>Ungoed</w:t>
      </w:r>
      <w:proofErr w:type="spellEnd"/>
      <w:r>
        <w:rPr>
          <w:sz w:val="20"/>
          <w:szCs w:val="20"/>
          <w:highlight w:val="white"/>
        </w:rPr>
        <w:t xml:space="preserve">-Thomas, H. (2008). Admission Testing for Interpreting Courses. </w:t>
      </w:r>
      <w:r>
        <w:rPr>
          <w:i/>
          <w:sz w:val="20"/>
          <w:szCs w:val="20"/>
          <w:highlight w:val="white"/>
        </w:rPr>
        <w:t>The Interpreter and Translator Trainer</w:t>
      </w:r>
      <w:r>
        <w:rPr>
          <w:sz w:val="20"/>
          <w:szCs w:val="20"/>
          <w:highlight w:val="white"/>
        </w:rPr>
        <w:t xml:space="preserve">, </w:t>
      </w:r>
      <w:r>
        <w:rPr>
          <w:i/>
          <w:sz w:val="20"/>
          <w:szCs w:val="20"/>
          <w:highlight w:val="white"/>
        </w:rPr>
        <w:t>2</w:t>
      </w:r>
      <w:r>
        <w:rPr>
          <w:sz w:val="20"/>
          <w:szCs w:val="20"/>
          <w:highlight w:val="white"/>
        </w:rPr>
        <w:t>(1), 29–46.</w:t>
      </w:r>
      <w:hyperlink r:id="rId107">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08">
        <w:r>
          <w:rPr>
            <w:color w:val="1155CC"/>
            <w:sz w:val="20"/>
            <w:szCs w:val="20"/>
            <w:highlight w:val="white"/>
            <w:u w:val="single"/>
          </w:rPr>
          <w:t>10.1080/1750399X.2008.10798765</w:t>
        </w:r>
      </w:hyperlink>
    </w:p>
    <w:p w14:paraId="6AE6EA21" w14:textId="3DF85D1A" w:rsidR="00016AD3" w:rsidRDefault="008742D2">
      <w:pPr>
        <w:rPr>
          <w:ins w:id="773" w:author="Freya Watkins" w:date="2022-06-19T10:10:00Z"/>
          <w:color w:val="1155CC"/>
          <w:sz w:val="20"/>
          <w:szCs w:val="20"/>
          <w:highlight w:val="white"/>
          <w:u w:val="single"/>
        </w:rPr>
      </w:pPr>
      <w:proofErr w:type="spellStart"/>
      <w:ins w:id="774" w:author="Freya Watkins" w:date="2022-06-19T10:10:00Z">
        <w:r>
          <w:rPr>
            <w:color w:val="1155CC"/>
            <w:sz w:val="20"/>
            <w:szCs w:val="20"/>
            <w:highlight w:val="white"/>
            <w:u w:val="single"/>
          </w:rPr>
          <w:t>Torchiano</w:t>
        </w:r>
        <w:proofErr w:type="spellEnd"/>
        <w:r>
          <w:rPr>
            <w:color w:val="1155CC"/>
            <w:sz w:val="20"/>
            <w:szCs w:val="20"/>
            <w:highlight w:val="white"/>
            <w:u w:val="single"/>
          </w:rPr>
          <w:t xml:space="preserve">, M. (2020). </w:t>
        </w:r>
        <w:proofErr w:type="spellStart"/>
        <w:r>
          <w:rPr>
            <w:color w:val="1155CC"/>
            <w:sz w:val="20"/>
            <w:szCs w:val="20"/>
            <w:highlight w:val="white"/>
            <w:u w:val="single"/>
          </w:rPr>
          <w:t>effsize</w:t>
        </w:r>
        <w:proofErr w:type="spellEnd"/>
        <w:r>
          <w:rPr>
            <w:color w:val="1155CC"/>
            <w:sz w:val="20"/>
            <w:szCs w:val="20"/>
            <w:highlight w:val="white"/>
            <w:u w:val="single"/>
          </w:rPr>
          <w:t xml:space="preserve">: Efficient Effect Size Computation. R package version 0.8.1. </w:t>
        </w:r>
        <w:proofErr w:type="spellStart"/>
        <w:r>
          <w:rPr>
            <w:color w:val="1155CC"/>
            <w:sz w:val="20"/>
            <w:szCs w:val="20"/>
            <w:highlight w:val="white"/>
            <w:u w:val="single"/>
          </w:rPr>
          <w:t>doi</w:t>
        </w:r>
        <w:proofErr w:type="spellEnd"/>
        <w:r>
          <w:rPr>
            <w:color w:val="1155CC"/>
            <w:sz w:val="20"/>
            <w:szCs w:val="20"/>
            <w:highlight w:val="white"/>
            <w:u w:val="single"/>
          </w:rPr>
          <w:t xml:space="preserve">: </w:t>
        </w:r>
        <w:r>
          <w:fldChar w:fldCharType="begin"/>
        </w:r>
        <w:r>
          <w:instrText>HYPERLINK "https://zenodo.org/record/1480624/export/dcat"</w:instrText>
        </w:r>
      </w:ins>
      <w:ins w:id="775" w:author="Freya Watkins" w:date="2022-06-19T10:10:00Z">
        <w:r>
          <w:fldChar w:fldCharType="separate"/>
        </w:r>
        <w:r>
          <w:rPr>
            <w:color w:val="1155CC"/>
            <w:sz w:val="20"/>
            <w:szCs w:val="20"/>
            <w:highlight w:val="white"/>
            <w:u w:val="single"/>
          </w:rPr>
          <w:t>10.5281/zenodo.1480624</w:t>
        </w:r>
        <w:r>
          <w:fldChar w:fldCharType="end"/>
        </w:r>
      </w:ins>
    </w:p>
    <w:p w14:paraId="37B0DF10" w14:textId="77777777" w:rsidR="00016AD3" w:rsidRDefault="008742D2">
      <w:pPr>
        <w:rPr>
          <w:color w:val="1155CC"/>
          <w:sz w:val="20"/>
          <w:szCs w:val="20"/>
          <w:highlight w:val="white"/>
          <w:u w:val="single"/>
        </w:rPr>
      </w:pPr>
      <w:proofErr w:type="spellStart"/>
      <w:r>
        <w:rPr>
          <w:sz w:val="20"/>
          <w:szCs w:val="20"/>
          <w:highlight w:val="white"/>
        </w:rPr>
        <w:t>Tzou</w:t>
      </w:r>
      <w:proofErr w:type="spellEnd"/>
      <w:r>
        <w:rPr>
          <w:sz w:val="20"/>
          <w:szCs w:val="20"/>
          <w:highlight w:val="white"/>
        </w:rPr>
        <w:t xml:space="preserve">, Y.-Z., </w:t>
      </w:r>
      <w:proofErr w:type="spellStart"/>
      <w:r>
        <w:rPr>
          <w:sz w:val="20"/>
          <w:szCs w:val="20"/>
          <w:highlight w:val="white"/>
        </w:rPr>
        <w:t>Eslami</w:t>
      </w:r>
      <w:proofErr w:type="spellEnd"/>
      <w:r>
        <w:rPr>
          <w:sz w:val="20"/>
          <w:szCs w:val="20"/>
          <w:highlight w:val="white"/>
        </w:rPr>
        <w:t xml:space="preserve">, Z. R., Chen, H.-C., and </w:t>
      </w:r>
      <w:proofErr w:type="spellStart"/>
      <w:r>
        <w:rPr>
          <w:sz w:val="20"/>
          <w:szCs w:val="20"/>
          <w:highlight w:val="white"/>
        </w:rPr>
        <w:t>Vaid</w:t>
      </w:r>
      <w:proofErr w:type="spellEnd"/>
      <w:r>
        <w:rPr>
          <w:sz w:val="20"/>
          <w:szCs w:val="20"/>
          <w:highlight w:val="white"/>
        </w:rPr>
        <w:t xml:space="preserve">, J. (2012). Effect of language proficiency and degree of formal training in simultaneous interpreting on working memory and interpreting performance: Evidence from Mandarin–English speakers. </w:t>
      </w:r>
      <w:r>
        <w:rPr>
          <w:i/>
          <w:sz w:val="20"/>
          <w:szCs w:val="20"/>
          <w:highlight w:val="white"/>
        </w:rPr>
        <w:t>International Journal of Bilingualism</w:t>
      </w:r>
      <w:r>
        <w:rPr>
          <w:sz w:val="20"/>
          <w:szCs w:val="20"/>
          <w:highlight w:val="white"/>
        </w:rPr>
        <w:t xml:space="preserve">, </w:t>
      </w:r>
      <w:r>
        <w:rPr>
          <w:i/>
          <w:sz w:val="20"/>
          <w:szCs w:val="20"/>
          <w:highlight w:val="white"/>
        </w:rPr>
        <w:t>16</w:t>
      </w:r>
      <w:r>
        <w:rPr>
          <w:sz w:val="20"/>
          <w:szCs w:val="20"/>
          <w:highlight w:val="white"/>
        </w:rPr>
        <w:t>(2), 213–227.</w:t>
      </w:r>
      <w:hyperlink r:id="rId109">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10">
        <w:r>
          <w:rPr>
            <w:color w:val="1155CC"/>
            <w:sz w:val="20"/>
            <w:szCs w:val="20"/>
            <w:highlight w:val="white"/>
            <w:u w:val="single"/>
          </w:rPr>
          <w:t>10.1177/1367006911403197</w:t>
        </w:r>
      </w:hyperlink>
    </w:p>
    <w:p w14:paraId="176A3205" w14:textId="77777777" w:rsidR="00016AD3" w:rsidRDefault="008742D2">
      <w:pPr>
        <w:rPr>
          <w:color w:val="1155CC"/>
          <w:sz w:val="20"/>
          <w:szCs w:val="20"/>
          <w:highlight w:val="white"/>
          <w:u w:val="single"/>
        </w:rPr>
      </w:pPr>
      <w:r>
        <w:rPr>
          <w:sz w:val="20"/>
          <w:szCs w:val="20"/>
          <w:highlight w:val="white"/>
        </w:rPr>
        <w:t xml:space="preserve">Volk, C. (2014, October 8). Sign Language Interpreter Education: Time for a National Call to Action. </w:t>
      </w:r>
      <w:proofErr w:type="spellStart"/>
      <w:r>
        <w:rPr>
          <w:i/>
          <w:sz w:val="20"/>
          <w:szCs w:val="20"/>
          <w:highlight w:val="white"/>
        </w:rPr>
        <w:t>StreetLeverage</w:t>
      </w:r>
      <w:proofErr w:type="spellEnd"/>
      <w:r>
        <w:rPr>
          <w:sz w:val="20"/>
          <w:szCs w:val="20"/>
          <w:highlight w:val="white"/>
        </w:rPr>
        <w:t>.</w:t>
      </w:r>
      <w:hyperlink r:id="rId111">
        <w:r>
          <w:rPr>
            <w:sz w:val="20"/>
            <w:szCs w:val="20"/>
            <w:highlight w:val="white"/>
          </w:rPr>
          <w:t xml:space="preserve"> </w:t>
        </w:r>
      </w:hyperlink>
      <w:hyperlink r:id="rId112">
        <w:r>
          <w:rPr>
            <w:color w:val="1155CC"/>
            <w:sz w:val="20"/>
            <w:szCs w:val="20"/>
            <w:highlight w:val="white"/>
            <w:u w:val="single"/>
          </w:rPr>
          <w:t>https://streetleverage.com/2014/10/sign-language-interpreter-education-time-for-a-national-call-to-action/</w:t>
        </w:r>
      </w:hyperlink>
    </w:p>
    <w:p w14:paraId="600DAF0C" w14:textId="77777777" w:rsidR="00016AD3" w:rsidRDefault="008742D2">
      <w:pPr>
        <w:rPr>
          <w:color w:val="1155CC"/>
          <w:sz w:val="20"/>
          <w:szCs w:val="20"/>
          <w:highlight w:val="white"/>
          <w:u w:val="single"/>
        </w:rPr>
      </w:pPr>
      <w:r>
        <w:rPr>
          <w:sz w:val="20"/>
          <w:szCs w:val="20"/>
          <w:highlight w:val="white"/>
        </w:rPr>
        <w:t xml:space="preserve">Wang, J. (2016). The relationship between working memory capacity and simultaneous interpreting performance: A mixed methods study on professional </w:t>
      </w:r>
      <w:proofErr w:type="spellStart"/>
      <w:r>
        <w:rPr>
          <w:sz w:val="20"/>
          <w:szCs w:val="20"/>
          <w:highlight w:val="white"/>
        </w:rPr>
        <w:t>Auslan</w:t>
      </w:r>
      <w:proofErr w:type="spellEnd"/>
      <w:r>
        <w:rPr>
          <w:sz w:val="20"/>
          <w:szCs w:val="20"/>
          <w:highlight w:val="white"/>
        </w:rPr>
        <w:t xml:space="preserve">/English interpreters. </w:t>
      </w:r>
      <w:r>
        <w:rPr>
          <w:i/>
          <w:sz w:val="20"/>
          <w:szCs w:val="20"/>
          <w:highlight w:val="white"/>
        </w:rPr>
        <w:t>Interpreting</w:t>
      </w:r>
      <w:r>
        <w:rPr>
          <w:sz w:val="20"/>
          <w:szCs w:val="20"/>
          <w:highlight w:val="white"/>
        </w:rPr>
        <w:t xml:space="preserve">, </w:t>
      </w:r>
      <w:r>
        <w:rPr>
          <w:i/>
          <w:sz w:val="20"/>
          <w:szCs w:val="20"/>
          <w:highlight w:val="white"/>
        </w:rPr>
        <w:t>18</w:t>
      </w:r>
      <w:r>
        <w:rPr>
          <w:sz w:val="20"/>
          <w:szCs w:val="20"/>
          <w:highlight w:val="white"/>
        </w:rPr>
        <w:t>(1), 1–33.</w:t>
      </w:r>
      <w:hyperlink r:id="rId113">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14">
        <w:r>
          <w:rPr>
            <w:color w:val="1155CC"/>
            <w:sz w:val="20"/>
            <w:szCs w:val="20"/>
            <w:highlight w:val="white"/>
            <w:u w:val="single"/>
          </w:rPr>
          <w:t>10.1075/intp.18.1.01wan</w:t>
        </w:r>
      </w:hyperlink>
    </w:p>
    <w:p w14:paraId="08015945" w14:textId="77777777" w:rsidR="00016AD3" w:rsidRDefault="008742D2">
      <w:pPr>
        <w:rPr>
          <w:color w:val="1155CC"/>
          <w:sz w:val="20"/>
          <w:szCs w:val="20"/>
          <w:highlight w:val="white"/>
          <w:u w:val="single"/>
        </w:rPr>
      </w:pPr>
      <w:r w:rsidRPr="00C13906">
        <w:rPr>
          <w:sz w:val="20"/>
          <w:szCs w:val="20"/>
          <w:highlight w:val="white"/>
          <w:lang w:val="en-GB"/>
          <w:rPrChange w:id="776" w:author="Freya Watkins (PhD Psychology Lab PT)" w:date="2022-07-12T09:36:00Z">
            <w:rPr>
              <w:sz w:val="20"/>
              <w:szCs w:val="20"/>
              <w:highlight w:val="white"/>
              <w:lang w:val="de-DE"/>
            </w:rPr>
          </w:rPrChange>
        </w:rPr>
        <w:t xml:space="preserve">Wang, J., and Napier, J. (2013). </w:t>
      </w:r>
      <w:r>
        <w:rPr>
          <w:sz w:val="20"/>
          <w:szCs w:val="20"/>
          <w:highlight w:val="white"/>
        </w:rPr>
        <w:t xml:space="preserve">Signed language working memory capacity of signed language interpreters and deaf signers. </w:t>
      </w:r>
      <w:r>
        <w:rPr>
          <w:i/>
          <w:sz w:val="20"/>
          <w:szCs w:val="20"/>
          <w:highlight w:val="white"/>
        </w:rPr>
        <w:t>Journal of Deaf Studies and Deaf Education</w:t>
      </w:r>
      <w:r>
        <w:rPr>
          <w:sz w:val="20"/>
          <w:szCs w:val="20"/>
          <w:highlight w:val="white"/>
        </w:rPr>
        <w:t xml:space="preserve">, </w:t>
      </w:r>
      <w:r>
        <w:rPr>
          <w:i/>
          <w:sz w:val="20"/>
          <w:szCs w:val="20"/>
          <w:highlight w:val="white"/>
        </w:rPr>
        <w:t>18</w:t>
      </w:r>
      <w:r>
        <w:rPr>
          <w:sz w:val="20"/>
          <w:szCs w:val="20"/>
          <w:highlight w:val="white"/>
        </w:rPr>
        <w:t>(2), 271–286.</w:t>
      </w:r>
      <w:hyperlink r:id="rId115">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16">
        <w:r>
          <w:rPr>
            <w:color w:val="1155CC"/>
            <w:sz w:val="20"/>
            <w:szCs w:val="20"/>
            <w:highlight w:val="white"/>
            <w:u w:val="single"/>
          </w:rPr>
          <w:t>10.1093/</w:t>
        </w:r>
        <w:proofErr w:type="spellStart"/>
        <w:r>
          <w:rPr>
            <w:color w:val="1155CC"/>
            <w:sz w:val="20"/>
            <w:szCs w:val="20"/>
            <w:highlight w:val="white"/>
            <w:u w:val="single"/>
          </w:rPr>
          <w:t>deafed</w:t>
        </w:r>
        <w:proofErr w:type="spellEnd"/>
        <w:r>
          <w:rPr>
            <w:color w:val="1155CC"/>
            <w:sz w:val="20"/>
            <w:szCs w:val="20"/>
            <w:highlight w:val="white"/>
            <w:u w:val="single"/>
          </w:rPr>
          <w:t>/ens068</w:t>
        </w:r>
      </w:hyperlink>
    </w:p>
    <w:p w14:paraId="36CA73D9" w14:textId="77777777" w:rsidR="00016AD3" w:rsidRDefault="008742D2">
      <w:pPr>
        <w:rPr>
          <w:sz w:val="20"/>
          <w:szCs w:val="20"/>
          <w:highlight w:val="white"/>
        </w:rPr>
      </w:pPr>
      <w:r>
        <w:rPr>
          <w:sz w:val="20"/>
          <w:szCs w:val="20"/>
          <w:highlight w:val="white"/>
        </w:rPr>
        <w:lastRenderedPageBreak/>
        <w:t xml:space="preserve">Warden, V. B. (1956). </w:t>
      </w:r>
      <w:r>
        <w:rPr>
          <w:i/>
          <w:sz w:val="20"/>
          <w:szCs w:val="20"/>
          <w:highlight w:val="white"/>
        </w:rPr>
        <w:t xml:space="preserve">Construction and </w:t>
      </w:r>
      <w:proofErr w:type="spellStart"/>
      <w:r>
        <w:rPr>
          <w:i/>
          <w:sz w:val="20"/>
          <w:szCs w:val="20"/>
          <w:highlight w:val="white"/>
        </w:rPr>
        <w:t>Standardisation</w:t>
      </w:r>
      <w:proofErr w:type="spellEnd"/>
      <w:r>
        <w:rPr>
          <w:i/>
          <w:sz w:val="20"/>
          <w:szCs w:val="20"/>
          <w:highlight w:val="white"/>
        </w:rPr>
        <w:t xml:space="preserve"> of a Reading Test.</w:t>
      </w:r>
      <w:r>
        <w:rPr>
          <w:sz w:val="20"/>
          <w:szCs w:val="20"/>
          <w:highlight w:val="white"/>
        </w:rPr>
        <w:t xml:space="preserve"> [Unpublished MA thesis]. University of London.</w:t>
      </w:r>
    </w:p>
    <w:p w14:paraId="0FCB2620" w14:textId="77777777" w:rsidR="00016AD3" w:rsidRDefault="008742D2">
      <w:pPr>
        <w:rPr>
          <w:sz w:val="20"/>
          <w:szCs w:val="20"/>
          <w:highlight w:val="white"/>
        </w:rPr>
      </w:pPr>
      <w:r>
        <w:rPr>
          <w:sz w:val="20"/>
          <w:szCs w:val="20"/>
          <w:highlight w:val="white"/>
        </w:rPr>
        <w:t xml:space="preserve">Watkins, F., </w:t>
      </w:r>
      <w:proofErr w:type="spellStart"/>
      <w:r>
        <w:rPr>
          <w:sz w:val="20"/>
          <w:szCs w:val="20"/>
          <w:highlight w:val="white"/>
        </w:rPr>
        <w:t>Abdlkarim</w:t>
      </w:r>
      <w:proofErr w:type="spellEnd"/>
      <w:r>
        <w:rPr>
          <w:sz w:val="20"/>
          <w:szCs w:val="20"/>
          <w:highlight w:val="white"/>
        </w:rPr>
        <w:t xml:space="preserve">, D., and Thompson, R. L. (2018). </w:t>
      </w:r>
      <w:r>
        <w:rPr>
          <w:i/>
          <w:sz w:val="20"/>
          <w:szCs w:val="20"/>
          <w:highlight w:val="white"/>
        </w:rPr>
        <w:t>L1 and L2 sign recognition: The role of visual angle</w:t>
      </w:r>
      <w:r>
        <w:rPr>
          <w:sz w:val="20"/>
          <w:szCs w:val="20"/>
          <w:highlight w:val="white"/>
        </w:rPr>
        <w:t xml:space="preserve">. 3rd International Conference on Sign Language Acquisition, </w:t>
      </w:r>
      <w:proofErr w:type="spellStart"/>
      <w:r>
        <w:rPr>
          <w:sz w:val="20"/>
          <w:szCs w:val="20"/>
          <w:highlight w:val="white"/>
        </w:rPr>
        <w:t>Koç</w:t>
      </w:r>
      <w:proofErr w:type="spellEnd"/>
      <w:r>
        <w:rPr>
          <w:sz w:val="20"/>
          <w:szCs w:val="20"/>
          <w:highlight w:val="white"/>
        </w:rPr>
        <w:t xml:space="preserve"> </w:t>
      </w:r>
      <w:proofErr w:type="spellStart"/>
      <w:r>
        <w:rPr>
          <w:sz w:val="20"/>
          <w:szCs w:val="20"/>
          <w:highlight w:val="white"/>
        </w:rPr>
        <w:t>Üniversitesi</w:t>
      </w:r>
      <w:proofErr w:type="spellEnd"/>
      <w:r>
        <w:rPr>
          <w:sz w:val="20"/>
          <w:szCs w:val="20"/>
          <w:highlight w:val="white"/>
        </w:rPr>
        <w:t xml:space="preserve">, İstanbul. </w:t>
      </w:r>
      <w:hyperlink r:id="rId117">
        <w:r>
          <w:rPr>
            <w:color w:val="1155CC"/>
            <w:sz w:val="20"/>
            <w:szCs w:val="20"/>
            <w:highlight w:val="white"/>
            <w:u w:val="single"/>
          </w:rPr>
          <w:t>https://osf.io/p7hkt/</w:t>
        </w:r>
      </w:hyperlink>
      <w:r>
        <w:rPr>
          <w:sz w:val="20"/>
          <w:szCs w:val="20"/>
          <w:highlight w:val="white"/>
        </w:rPr>
        <w:t xml:space="preserve"> </w:t>
      </w:r>
    </w:p>
    <w:p w14:paraId="7F824860" w14:textId="77777777" w:rsidR="00016AD3" w:rsidRDefault="008742D2">
      <w:pPr>
        <w:spacing w:before="0"/>
        <w:rPr>
          <w:color w:val="1155CC"/>
          <w:sz w:val="20"/>
          <w:szCs w:val="20"/>
          <w:highlight w:val="white"/>
          <w:u w:val="single"/>
        </w:rPr>
      </w:pPr>
      <w:r>
        <w:rPr>
          <w:sz w:val="20"/>
          <w:szCs w:val="20"/>
          <w:highlight w:val="white"/>
        </w:rPr>
        <w:t xml:space="preserve">Watkins, F., and Thompson, R. L. (2019). </w:t>
      </w:r>
      <w:r>
        <w:rPr>
          <w:i/>
          <w:sz w:val="20"/>
          <w:szCs w:val="20"/>
          <w:highlight w:val="white"/>
        </w:rPr>
        <w:t>Angle-diverse input and sign vocabulary learning in novice L2 British Sign Language learners</w:t>
      </w:r>
      <w:r>
        <w:rPr>
          <w:sz w:val="20"/>
          <w:szCs w:val="20"/>
          <w:highlight w:val="white"/>
        </w:rPr>
        <w:t>. Theoretical Issues in Sign Language Research 13, Universität Hamburg.</w:t>
      </w:r>
      <w:hyperlink r:id="rId118">
        <w:r>
          <w:rPr>
            <w:sz w:val="20"/>
            <w:szCs w:val="20"/>
            <w:highlight w:val="white"/>
          </w:rPr>
          <w:t xml:space="preserve"> </w:t>
        </w:r>
      </w:hyperlink>
      <w:r>
        <w:rPr>
          <w:color w:val="1155CC"/>
          <w:sz w:val="20"/>
          <w:szCs w:val="20"/>
          <w:highlight w:val="white"/>
          <w:u w:val="single"/>
        </w:rPr>
        <w:t>https://osf.io/9vfzq/</w:t>
      </w:r>
    </w:p>
    <w:p w14:paraId="441F9844" w14:textId="77777777" w:rsidR="00016AD3" w:rsidRDefault="008742D2">
      <w:pPr>
        <w:spacing w:before="0"/>
        <w:rPr>
          <w:color w:val="1155CC"/>
          <w:sz w:val="20"/>
          <w:szCs w:val="20"/>
          <w:highlight w:val="white"/>
          <w:u w:val="single"/>
        </w:rPr>
      </w:pPr>
      <w:r>
        <w:rPr>
          <w:sz w:val="20"/>
          <w:szCs w:val="20"/>
          <w:highlight w:val="white"/>
        </w:rPr>
        <w:t xml:space="preserve">Webb, S. (2017). </w:t>
      </w:r>
      <w:r>
        <w:rPr>
          <w:i/>
          <w:sz w:val="20"/>
          <w:szCs w:val="20"/>
          <w:highlight w:val="white"/>
        </w:rPr>
        <w:t>Job Demands, Job Resources, Wellbeing and Student Outcomes: A Study of Sign Language Interpreter Educators’ Perceptions</w:t>
      </w:r>
      <w:r>
        <w:rPr>
          <w:sz w:val="20"/>
          <w:szCs w:val="20"/>
          <w:highlight w:val="white"/>
        </w:rPr>
        <w:t xml:space="preserve"> [PhD Thesis, Heriot-Watt University].</w:t>
      </w:r>
      <w:hyperlink r:id="rId119">
        <w:r>
          <w:rPr>
            <w:sz w:val="20"/>
            <w:szCs w:val="20"/>
            <w:highlight w:val="white"/>
          </w:rPr>
          <w:t xml:space="preserve"> </w:t>
        </w:r>
      </w:hyperlink>
      <w:hyperlink r:id="rId120">
        <w:r>
          <w:rPr>
            <w:color w:val="1155CC"/>
            <w:sz w:val="20"/>
            <w:szCs w:val="20"/>
            <w:highlight w:val="white"/>
            <w:u w:val="single"/>
          </w:rPr>
          <w:t>https://www.ros.hw.ac.uk/bitstream/handle/10399/3442/WebbSL_1117_soss.pdf</w:t>
        </w:r>
      </w:hyperlink>
    </w:p>
    <w:p w14:paraId="0B213941" w14:textId="77777777" w:rsidR="00016AD3" w:rsidRDefault="008742D2">
      <w:pPr>
        <w:spacing w:before="0"/>
        <w:rPr>
          <w:sz w:val="20"/>
          <w:szCs w:val="20"/>
          <w:highlight w:val="white"/>
        </w:rPr>
      </w:pPr>
      <w:r>
        <w:rPr>
          <w:sz w:val="20"/>
          <w:szCs w:val="20"/>
          <w:highlight w:val="white"/>
        </w:rPr>
        <w:t xml:space="preserve">Wickham, H., </w:t>
      </w:r>
      <w:proofErr w:type="spellStart"/>
      <w:r>
        <w:rPr>
          <w:sz w:val="20"/>
          <w:szCs w:val="20"/>
          <w:highlight w:val="white"/>
        </w:rPr>
        <w:t>Averick</w:t>
      </w:r>
      <w:proofErr w:type="spellEnd"/>
      <w:r>
        <w:rPr>
          <w:sz w:val="20"/>
          <w:szCs w:val="20"/>
          <w:highlight w:val="white"/>
        </w:rPr>
        <w:t xml:space="preserve">, M., Bryan, J., Chang, W., McGowan, L. D. A., François, R., ... and </w:t>
      </w:r>
      <w:proofErr w:type="spellStart"/>
      <w:r>
        <w:rPr>
          <w:sz w:val="20"/>
          <w:szCs w:val="20"/>
          <w:highlight w:val="white"/>
        </w:rPr>
        <w:t>Yutani</w:t>
      </w:r>
      <w:proofErr w:type="spellEnd"/>
      <w:r>
        <w:rPr>
          <w:sz w:val="20"/>
          <w:szCs w:val="20"/>
          <w:highlight w:val="white"/>
        </w:rPr>
        <w:t xml:space="preserve">, H. (2017). Welcome to the </w:t>
      </w:r>
      <w:proofErr w:type="spellStart"/>
      <w:r>
        <w:rPr>
          <w:sz w:val="20"/>
          <w:szCs w:val="20"/>
          <w:highlight w:val="white"/>
        </w:rPr>
        <w:t>tidyverse</w:t>
      </w:r>
      <w:proofErr w:type="spellEnd"/>
      <w:r>
        <w:rPr>
          <w:sz w:val="20"/>
          <w:szCs w:val="20"/>
          <w:highlight w:val="white"/>
        </w:rPr>
        <w:t xml:space="preserve">. </w:t>
      </w:r>
      <w:r>
        <w:rPr>
          <w:i/>
          <w:sz w:val="20"/>
          <w:szCs w:val="20"/>
          <w:highlight w:val="white"/>
        </w:rPr>
        <w:t>Journal of Open Source Software, 4</w:t>
      </w:r>
      <w:r>
        <w:rPr>
          <w:sz w:val="20"/>
          <w:szCs w:val="20"/>
          <w:highlight w:val="white"/>
        </w:rPr>
        <w:t xml:space="preserve">(43), 1686, </w:t>
      </w:r>
      <w:proofErr w:type="spellStart"/>
      <w:r>
        <w:rPr>
          <w:sz w:val="20"/>
          <w:szCs w:val="20"/>
          <w:highlight w:val="white"/>
        </w:rPr>
        <w:t>doi</w:t>
      </w:r>
      <w:proofErr w:type="spellEnd"/>
      <w:r>
        <w:rPr>
          <w:sz w:val="20"/>
          <w:szCs w:val="20"/>
          <w:highlight w:val="white"/>
        </w:rPr>
        <w:t xml:space="preserve">: </w:t>
      </w:r>
      <w:hyperlink r:id="rId121">
        <w:r>
          <w:rPr>
            <w:color w:val="1155CC"/>
            <w:sz w:val="20"/>
            <w:szCs w:val="20"/>
            <w:highlight w:val="white"/>
            <w:u w:val="single"/>
          </w:rPr>
          <w:t>10.21105/joss.01686</w:t>
        </w:r>
      </w:hyperlink>
      <w:r>
        <w:rPr>
          <w:sz w:val="20"/>
          <w:szCs w:val="20"/>
          <w:highlight w:val="white"/>
        </w:rPr>
        <w:t xml:space="preserve"> </w:t>
      </w:r>
      <w:r>
        <w:rPr>
          <w:sz w:val="20"/>
          <w:szCs w:val="20"/>
          <w:highlight w:val="white"/>
        </w:rPr>
        <w:tab/>
      </w:r>
    </w:p>
    <w:p w14:paraId="149E3035" w14:textId="77777777" w:rsidR="00016AD3" w:rsidRDefault="008742D2">
      <w:pPr>
        <w:rPr>
          <w:sz w:val="20"/>
          <w:szCs w:val="20"/>
          <w:highlight w:val="white"/>
        </w:rPr>
      </w:pPr>
      <w:r>
        <w:rPr>
          <w:sz w:val="20"/>
          <w:szCs w:val="20"/>
          <w:highlight w:val="white"/>
        </w:rPr>
        <w:t xml:space="preserve">Wickham H., and Seidel, D. (2020). scales: Scale Functions for Visualization. R package version 1.1.1. </w:t>
      </w:r>
      <w:hyperlink r:id="rId122">
        <w:r>
          <w:rPr>
            <w:color w:val="1155CC"/>
            <w:sz w:val="20"/>
            <w:szCs w:val="20"/>
            <w:highlight w:val="white"/>
            <w:u w:val="single"/>
          </w:rPr>
          <w:t>https://CRAN.R-project.org/package=scales</w:t>
        </w:r>
      </w:hyperlink>
    </w:p>
    <w:p w14:paraId="13AC2092" w14:textId="77777777" w:rsidR="00016AD3" w:rsidRDefault="008742D2">
      <w:pPr>
        <w:rPr>
          <w:color w:val="1155CC"/>
          <w:sz w:val="20"/>
          <w:szCs w:val="20"/>
          <w:highlight w:val="white"/>
          <w:u w:val="single"/>
        </w:rPr>
      </w:pPr>
      <w:r>
        <w:rPr>
          <w:sz w:val="20"/>
          <w:szCs w:val="20"/>
          <w:highlight w:val="white"/>
        </w:rPr>
        <w:t xml:space="preserve">Williams, J., Darcy, I., and Newman, S. (2015). Second Language Working Memory Deficits and Plasticity in Hearing Bimodal Learners of Sign Language. </w:t>
      </w:r>
      <w:r>
        <w:rPr>
          <w:i/>
          <w:sz w:val="20"/>
          <w:szCs w:val="20"/>
          <w:highlight w:val="white"/>
        </w:rPr>
        <w:t>Psychology of Language and Communication</w:t>
      </w:r>
      <w:r>
        <w:rPr>
          <w:sz w:val="20"/>
          <w:szCs w:val="20"/>
          <w:highlight w:val="white"/>
        </w:rPr>
        <w:t xml:space="preserve">, </w:t>
      </w:r>
      <w:r>
        <w:rPr>
          <w:i/>
          <w:sz w:val="20"/>
          <w:szCs w:val="20"/>
          <w:highlight w:val="white"/>
        </w:rPr>
        <w:t>19</w:t>
      </w:r>
      <w:r>
        <w:rPr>
          <w:sz w:val="20"/>
          <w:szCs w:val="20"/>
          <w:highlight w:val="white"/>
        </w:rPr>
        <w:t>(2).</w:t>
      </w:r>
      <w:hyperlink r:id="rId123">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24">
        <w:r>
          <w:rPr>
            <w:color w:val="1155CC"/>
            <w:sz w:val="20"/>
            <w:szCs w:val="20"/>
            <w:highlight w:val="white"/>
            <w:u w:val="single"/>
          </w:rPr>
          <w:t>10.1515/plc-2015-0008</w:t>
        </w:r>
      </w:hyperlink>
    </w:p>
    <w:p w14:paraId="4D6A472C" w14:textId="77777777" w:rsidR="00016AD3" w:rsidRDefault="008742D2">
      <w:pPr>
        <w:rPr>
          <w:color w:val="1155CC"/>
          <w:sz w:val="20"/>
          <w:szCs w:val="20"/>
          <w:highlight w:val="white"/>
          <w:u w:val="single"/>
        </w:rPr>
      </w:pPr>
      <w:r>
        <w:rPr>
          <w:sz w:val="20"/>
          <w:szCs w:val="20"/>
          <w:highlight w:val="white"/>
        </w:rPr>
        <w:t xml:space="preserve">Williams, J. T., Darcy, I., and Newman, S. D. (2017). The beneficial role of L1 spoken language skills on initial L2 sign language learning: Cognitive and linguistic predictors of M2L2 acquisition. </w:t>
      </w:r>
      <w:r>
        <w:rPr>
          <w:i/>
          <w:sz w:val="20"/>
          <w:szCs w:val="20"/>
          <w:highlight w:val="white"/>
        </w:rPr>
        <w:t>Studies in Second Language Acquisition</w:t>
      </w:r>
      <w:r>
        <w:rPr>
          <w:sz w:val="20"/>
          <w:szCs w:val="20"/>
          <w:highlight w:val="white"/>
        </w:rPr>
        <w:t xml:space="preserve">, </w:t>
      </w:r>
      <w:r>
        <w:rPr>
          <w:i/>
          <w:sz w:val="20"/>
          <w:szCs w:val="20"/>
          <w:highlight w:val="white"/>
        </w:rPr>
        <w:t>39</w:t>
      </w:r>
      <w:r>
        <w:rPr>
          <w:sz w:val="20"/>
          <w:szCs w:val="20"/>
          <w:highlight w:val="white"/>
        </w:rPr>
        <w:t xml:space="preserve">(04), 833–850. </w:t>
      </w:r>
      <w:proofErr w:type="spellStart"/>
      <w:r>
        <w:rPr>
          <w:sz w:val="20"/>
          <w:szCs w:val="20"/>
          <w:highlight w:val="white"/>
        </w:rPr>
        <w:t>doi</w:t>
      </w:r>
      <w:proofErr w:type="spellEnd"/>
      <w:r>
        <w:rPr>
          <w:sz w:val="20"/>
          <w:szCs w:val="20"/>
          <w:highlight w:val="white"/>
        </w:rPr>
        <w:t xml:space="preserve">: </w:t>
      </w:r>
      <w:hyperlink r:id="rId125">
        <w:r>
          <w:rPr>
            <w:color w:val="1155CC"/>
            <w:sz w:val="20"/>
            <w:szCs w:val="20"/>
            <w:highlight w:val="white"/>
            <w:u w:val="single"/>
          </w:rPr>
          <w:t>10.1017/S0272263116000322</w:t>
        </w:r>
      </w:hyperlink>
    </w:p>
    <w:p w14:paraId="01393D6D" w14:textId="77777777" w:rsidR="00016AD3" w:rsidRDefault="008742D2">
      <w:pPr>
        <w:rPr>
          <w:sz w:val="20"/>
          <w:szCs w:val="20"/>
          <w:highlight w:val="white"/>
        </w:rPr>
      </w:pPr>
      <w:r>
        <w:rPr>
          <w:sz w:val="20"/>
          <w:szCs w:val="20"/>
          <w:highlight w:val="white"/>
        </w:rPr>
        <w:t xml:space="preserve">Williams, J., and Newman, S. (2016). Phonological substitution errors in L2 ASL sentence processing by hearing M2L2 learners. </w:t>
      </w:r>
      <w:r>
        <w:rPr>
          <w:i/>
          <w:sz w:val="20"/>
          <w:szCs w:val="20"/>
          <w:highlight w:val="white"/>
        </w:rPr>
        <w:t>Second Language Research</w:t>
      </w:r>
      <w:r>
        <w:rPr>
          <w:sz w:val="20"/>
          <w:szCs w:val="20"/>
          <w:highlight w:val="white"/>
        </w:rPr>
        <w:t xml:space="preserve">, </w:t>
      </w:r>
      <w:r>
        <w:rPr>
          <w:i/>
          <w:sz w:val="20"/>
          <w:szCs w:val="20"/>
          <w:highlight w:val="white"/>
        </w:rPr>
        <w:t>32</w:t>
      </w:r>
      <w:r>
        <w:rPr>
          <w:sz w:val="20"/>
          <w:szCs w:val="20"/>
          <w:highlight w:val="white"/>
        </w:rPr>
        <w:t xml:space="preserve">(3), 347–366. </w:t>
      </w:r>
      <w:proofErr w:type="spellStart"/>
      <w:r>
        <w:rPr>
          <w:sz w:val="20"/>
          <w:szCs w:val="20"/>
          <w:highlight w:val="white"/>
        </w:rPr>
        <w:t>doi</w:t>
      </w:r>
      <w:proofErr w:type="spellEnd"/>
      <w:r>
        <w:rPr>
          <w:sz w:val="20"/>
          <w:szCs w:val="20"/>
          <w:highlight w:val="white"/>
        </w:rPr>
        <w:t xml:space="preserve">: </w:t>
      </w:r>
      <w:hyperlink r:id="rId126">
        <w:r>
          <w:rPr>
            <w:color w:val="1155CC"/>
            <w:sz w:val="20"/>
            <w:szCs w:val="20"/>
            <w:highlight w:val="white"/>
            <w:u w:val="single"/>
          </w:rPr>
          <w:t>10.1177/0267658315626211</w:t>
        </w:r>
      </w:hyperlink>
    </w:p>
    <w:p w14:paraId="0BF63B4B" w14:textId="77777777" w:rsidR="00016AD3" w:rsidRDefault="008742D2">
      <w:pPr>
        <w:rPr>
          <w:color w:val="1155CC"/>
          <w:sz w:val="20"/>
          <w:szCs w:val="20"/>
          <w:highlight w:val="white"/>
          <w:u w:val="single"/>
        </w:rPr>
      </w:pPr>
      <w:r>
        <w:rPr>
          <w:sz w:val="20"/>
          <w:szCs w:val="20"/>
          <w:highlight w:val="white"/>
        </w:rPr>
        <w:t xml:space="preserve">Wilson, M., and </w:t>
      </w:r>
      <w:proofErr w:type="spellStart"/>
      <w:r>
        <w:rPr>
          <w:sz w:val="20"/>
          <w:szCs w:val="20"/>
          <w:highlight w:val="white"/>
        </w:rPr>
        <w:t>Emmorey</w:t>
      </w:r>
      <w:proofErr w:type="spellEnd"/>
      <w:r>
        <w:rPr>
          <w:sz w:val="20"/>
          <w:szCs w:val="20"/>
          <w:highlight w:val="white"/>
        </w:rPr>
        <w:t xml:space="preserve">, K. (2003). The Effect of Irrelevant Visual Input on Working Memory for Sign Language. </w:t>
      </w:r>
      <w:r>
        <w:rPr>
          <w:i/>
          <w:sz w:val="20"/>
          <w:szCs w:val="20"/>
          <w:highlight w:val="white"/>
        </w:rPr>
        <w:t>The Journal of Deaf Studies and Deaf Education</w:t>
      </w:r>
      <w:r>
        <w:rPr>
          <w:sz w:val="20"/>
          <w:szCs w:val="20"/>
          <w:highlight w:val="white"/>
        </w:rPr>
        <w:t xml:space="preserve">, </w:t>
      </w:r>
      <w:r>
        <w:rPr>
          <w:i/>
          <w:sz w:val="20"/>
          <w:szCs w:val="20"/>
          <w:highlight w:val="white"/>
        </w:rPr>
        <w:t>8</w:t>
      </w:r>
      <w:r>
        <w:rPr>
          <w:sz w:val="20"/>
          <w:szCs w:val="20"/>
          <w:highlight w:val="white"/>
        </w:rPr>
        <w:t xml:space="preserve">(2), 97–103. </w:t>
      </w:r>
      <w:proofErr w:type="spellStart"/>
      <w:r>
        <w:rPr>
          <w:sz w:val="20"/>
          <w:szCs w:val="20"/>
          <w:highlight w:val="white"/>
        </w:rPr>
        <w:t>doi</w:t>
      </w:r>
      <w:proofErr w:type="spellEnd"/>
      <w:r>
        <w:rPr>
          <w:sz w:val="20"/>
          <w:szCs w:val="20"/>
          <w:highlight w:val="white"/>
        </w:rPr>
        <w:t xml:space="preserve">: </w:t>
      </w:r>
      <w:hyperlink r:id="rId127">
        <w:r>
          <w:rPr>
            <w:color w:val="1155CC"/>
            <w:sz w:val="20"/>
            <w:szCs w:val="20"/>
            <w:highlight w:val="white"/>
            <w:u w:val="single"/>
          </w:rPr>
          <w:t>10.1093/</w:t>
        </w:r>
        <w:proofErr w:type="spellStart"/>
        <w:r>
          <w:rPr>
            <w:color w:val="1155CC"/>
            <w:sz w:val="20"/>
            <w:szCs w:val="20"/>
            <w:highlight w:val="white"/>
            <w:u w:val="single"/>
          </w:rPr>
          <w:t>deafed</w:t>
        </w:r>
        <w:proofErr w:type="spellEnd"/>
        <w:r>
          <w:rPr>
            <w:color w:val="1155CC"/>
            <w:sz w:val="20"/>
            <w:szCs w:val="20"/>
            <w:highlight w:val="white"/>
            <w:u w:val="single"/>
          </w:rPr>
          <w:t>/eng010</w:t>
        </w:r>
      </w:hyperlink>
    </w:p>
    <w:p w14:paraId="004D64AC" w14:textId="5EB8F033" w:rsidR="00016AD3" w:rsidRDefault="008742D2">
      <w:pPr>
        <w:rPr>
          <w:ins w:id="777" w:author="Freya Watkins" w:date="2022-06-12T14:20:00Z"/>
          <w:sz w:val="20"/>
          <w:szCs w:val="20"/>
          <w:highlight w:val="white"/>
        </w:rPr>
      </w:pPr>
      <w:r>
        <w:rPr>
          <w:sz w:val="20"/>
          <w:szCs w:val="20"/>
          <w:highlight w:val="white"/>
        </w:rPr>
        <w:t>Witter-</w:t>
      </w:r>
      <w:proofErr w:type="spellStart"/>
      <w:r>
        <w:rPr>
          <w:sz w:val="20"/>
          <w:szCs w:val="20"/>
          <w:highlight w:val="white"/>
        </w:rPr>
        <w:t>Merithew</w:t>
      </w:r>
      <w:proofErr w:type="spellEnd"/>
      <w:r>
        <w:rPr>
          <w:sz w:val="20"/>
          <w:szCs w:val="20"/>
          <w:highlight w:val="white"/>
        </w:rPr>
        <w:t xml:space="preserve">, A., and Johnson, L. (2005). </w:t>
      </w:r>
      <w:r>
        <w:rPr>
          <w:i/>
          <w:sz w:val="20"/>
          <w:szCs w:val="20"/>
          <w:highlight w:val="white"/>
        </w:rPr>
        <w:t>Toward Competent Practice: Conversations with Stakeholders</w:t>
      </w:r>
      <w:r>
        <w:rPr>
          <w:sz w:val="20"/>
          <w:szCs w:val="20"/>
          <w:highlight w:val="white"/>
        </w:rPr>
        <w:t>. Registry of Interpreters for the Deaf Conference 2005.</w:t>
      </w:r>
    </w:p>
    <w:p w14:paraId="341BD0D9" w14:textId="5E20C0BD" w:rsidR="00016AD3" w:rsidRDefault="008742D2">
      <w:pPr>
        <w:rPr>
          <w:sz w:val="20"/>
          <w:szCs w:val="20"/>
          <w:highlight w:val="white"/>
        </w:rPr>
      </w:pPr>
      <w:ins w:id="778" w:author="Freya Watkins" w:date="2022-06-12T14:20:00Z">
        <w:r>
          <w:rPr>
            <w:sz w:val="20"/>
            <w:szCs w:val="20"/>
            <w:highlight w:val="white"/>
          </w:rPr>
          <w:t xml:space="preserve">Yorke, M., Bridges, P., and Woolf, H. (2000). Mark Distributions and Marking Practices in UK Higher Education: Some Challenging Issues. </w:t>
        </w:r>
        <w:r w:rsidRPr="008D4244">
          <w:rPr>
            <w:i/>
            <w:iCs/>
            <w:sz w:val="20"/>
            <w:szCs w:val="20"/>
            <w:highlight w:val="white"/>
          </w:rPr>
          <w:t>Active Learning in Higher Education, 1</w:t>
        </w:r>
        <w:r>
          <w:rPr>
            <w:sz w:val="20"/>
            <w:szCs w:val="20"/>
            <w:highlight w:val="white"/>
          </w:rPr>
          <w:t xml:space="preserve">(1), 7–27. </w:t>
        </w:r>
        <w:proofErr w:type="spellStart"/>
        <w:r>
          <w:rPr>
            <w:sz w:val="20"/>
            <w:szCs w:val="20"/>
            <w:highlight w:val="white"/>
          </w:rPr>
          <w:t>doi</w:t>
        </w:r>
        <w:proofErr w:type="spellEnd"/>
        <w:r>
          <w:rPr>
            <w:sz w:val="20"/>
            <w:szCs w:val="20"/>
            <w:highlight w:val="white"/>
          </w:rPr>
          <w:t>:</w:t>
        </w:r>
        <w:r>
          <w:fldChar w:fldCharType="begin"/>
        </w:r>
        <w:r>
          <w:instrText>HYPERLINK "https://doi.org/10.1177/1469787400001001002"</w:instrText>
        </w:r>
      </w:ins>
      <w:ins w:id="779" w:author="Freya Watkins" w:date="2022-06-12T14:20:00Z">
        <w:r>
          <w:fldChar w:fldCharType="separate"/>
        </w:r>
        <w:r>
          <w:rPr>
            <w:sz w:val="20"/>
            <w:szCs w:val="20"/>
            <w:highlight w:val="white"/>
          </w:rPr>
          <w:t xml:space="preserve"> </w:t>
        </w:r>
        <w:r>
          <w:fldChar w:fldCharType="end"/>
        </w:r>
        <w:r>
          <w:fldChar w:fldCharType="begin"/>
        </w:r>
        <w:r>
          <w:instrText>HYPERLINK "https://doi.org/10.1177/1469787400001001002"</w:instrText>
        </w:r>
      </w:ins>
      <w:ins w:id="780" w:author="Freya Watkins" w:date="2022-06-12T14:20:00Z">
        <w:r>
          <w:fldChar w:fldCharType="separate"/>
        </w:r>
        <w:r>
          <w:rPr>
            <w:sz w:val="20"/>
            <w:szCs w:val="20"/>
            <w:highlight w:val="white"/>
          </w:rPr>
          <w:t>10.1177/1469787400001001002</w:t>
        </w:r>
        <w:r>
          <w:fldChar w:fldCharType="end"/>
        </w:r>
      </w:ins>
    </w:p>
    <w:p w14:paraId="2A27D310" w14:textId="77777777" w:rsidR="00016AD3" w:rsidRDefault="008742D2">
      <w:pPr>
        <w:rPr>
          <w:color w:val="1155CC"/>
          <w:sz w:val="20"/>
          <w:szCs w:val="20"/>
          <w:highlight w:val="white"/>
          <w:u w:val="single"/>
        </w:rPr>
      </w:pPr>
      <w:r>
        <w:rPr>
          <w:sz w:val="20"/>
          <w:szCs w:val="20"/>
          <w:highlight w:val="white"/>
        </w:rPr>
        <w:t xml:space="preserve">Yudes, C., Macizo, P., and Bajo, T. (2011). The Influence of Expertise in Simultaneous Interpreting on Non-Verbal Executive Processes. </w:t>
      </w:r>
      <w:r>
        <w:rPr>
          <w:i/>
          <w:sz w:val="20"/>
          <w:szCs w:val="20"/>
          <w:highlight w:val="white"/>
        </w:rPr>
        <w:t>Frontiers in Psychology</w:t>
      </w:r>
      <w:r>
        <w:rPr>
          <w:sz w:val="20"/>
          <w:szCs w:val="20"/>
          <w:highlight w:val="white"/>
        </w:rPr>
        <w:t xml:space="preserve">, </w:t>
      </w:r>
      <w:r>
        <w:rPr>
          <w:i/>
          <w:sz w:val="20"/>
          <w:szCs w:val="20"/>
          <w:highlight w:val="white"/>
        </w:rPr>
        <w:t>2</w:t>
      </w:r>
      <w:r>
        <w:rPr>
          <w:sz w:val="20"/>
          <w:szCs w:val="20"/>
          <w:highlight w:val="white"/>
        </w:rPr>
        <w:t xml:space="preserve">. doi: </w:t>
      </w:r>
      <w:hyperlink r:id="rId128">
        <w:r>
          <w:rPr>
            <w:color w:val="1155CC"/>
            <w:sz w:val="20"/>
            <w:szCs w:val="20"/>
            <w:highlight w:val="white"/>
            <w:u w:val="single"/>
          </w:rPr>
          <w:t>10.3389/fpsyg.2011.00309</w:t>
        </w:r>
      </w:hyperlink>
    </w:p>
    <w:bookmarkEnd w:id="705"/>
    <w:p w14:paraId="54D8DC33" w14:textId="77777777" w:rsidR="00016AD3" w:rsidRDefault="00016AD3">
      <w:pPr>
        <w:rPr>
          <w:sz w:val="20"/>
          <w:szCs w:val="20"/>
          <w:highlight w:val="white"/>
        </w:rPr>
      </w:pPr>
    </w:p>
    <w:p w14:paraId="1E846862" w14:textId="77777777" w:rsidR="00016AD3" w:rsidRDefault="00016AD3"/>
    <w:sectPr w:rsidR="00016AD3">
      <w:headerReference w:type="even" r:id="rId129"/>
      <w:headerReference w:type="default" r:id="rId130"/>
      <w:footerReference w:type="even" r:id="rId131"/>
      <w:footerReference w:type="default" r:id="rId132"/>
      <w:headerReference w:type="first" r:id="rId133"/>
      <w:footerReference w:type="first" r:id="rId134"/>
      <w:pgSz w:w="12240" w:h="15840"/>
      <w:pgMar w:top="1138" w:right="1181" w:bottom="1138" w:left="1282" w:header="283" w:footer="51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F65E8" w14:textId="77777777" w:rsidR="00081F1C" w:rsidRDefault="00081F1C">
      <w:pPr>
        <w:spacing w:before="0" w:after="0"/>
      </w:pPr>
      <w:r>
        <w:separator/>
      </w:r>
    </w:p>
  </w:endnote>
  <w:endnote w:type="continuationSeparator" w:id="0">
    <w:p w14:paraId="353C2916" w14:textId="77777777" w:rsidR="00081F1C" w:rsidRDefault="00081F1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8007D" w14:textId="77777777" w:rsidR="00016AD3" w:rsidRDefault="008742D2">
    <w:pPr>
      <w:pBdr>
        <w:top w:val="nil"/>
        <w:left w:val="nil"/>
        <w:bottom w:val="nil"/>
        <w:right w:val="nil"/>
        <w:between w:val="nil"/>
      </w:pBdr>
      <w:tabs>
        <w:tab w:val="center" w:pos="4844"/>
        <w:tab w:val="right" w:pos="9689"/>
      </w:tabs>
      <w:spacing w:after="0"/>
      <w:jc w:val="right"/>
      <w:rPr>
        <w:color w:val="C00000"/>
      </w:rPr>
    </w:pPr>
    <w:r>
      <w:rPr>
        <w:color w:val="C00000"/>
      </w:rPr>
      <w:fldChar w:fldCharType="begin"/>
    </w:r>
    <w:r>
      <w:rPr>
        <w:color w:val="C00000"/>
      </w:rPr>
      <w:instrText>PAGE</w:instrText>
    </w:r>
    <w:r>
      <w:rPr>
        <w:color w:val="C00000"/>
      </w:rPr>
      <w:fldChar w:fldCharType="separate"/>
    </w:r>
    <w:r w:rsidR="0068163E">
      <w:rPr>
        <w:noProof/>
        <w:color w:val="C00000"/>
      </w:rPr>
      <w:t>2</w:t>
    </w:r>
    <w:r>
      <w:rPr>
        <w:color w:val="C00000"/>
      </w:rPr>
      <w:fldChar w:fldCharType="end"/>
    </w:r>
    <w:r>
      <w:rPr>
        <w:noProof/>
      </w:rPr>
      <mc:AlternateContent>
        <mc:Choice Requires="wps">
          <w:drawing>
            <wp:anchor distT="0" distB="0" distL="114300" distR="114300" simplePos="0" relativeHeight="251659264" behindDoc="0" locked="0" layoutInCell="1" hidden="0" allowOverlap="1" wp14:anchorId="0FE1583B" wp14:editId="530277F8">
              <wp:simplePos x="0" y="0"/>
              <wp:positionH relativeFrom="column">
                <wp:posOffset>4686300</wp:posOffset>
              </wp:positionH>
              <wp:positionV relativeFrom="paragraph">
                <wp:posOffset>0</wp:posOffset>
              </wp:positionV>
              <wp:extent cx="1518285" cy="405130"/>
              <wp:effectExtent l="0" t="0" r="0" b="0"/>
              <wp:wrapNone/>
              <wp:docPr id="57" name="Rectangle 57"/>
              <wp:cNvGraphicFramePr/>
              <a:graphic xmlns:a="http://schemas.openxmlformats.org/drawingml/2006/main">
                <a:graphicData uri="http://schemas.microsoft.com/office/word/2010/wordprocessingShape">
                  <wps:wsp>
                    <wps:cNvSpPr/>
                    <wps:spPr>
                      <a:xfrm>
                        <a:off x="4591620" y="3582198"/>
                        <a:ext cx="1508760" cy="395605"/>
                      </a:xfrm>
                      <a:prstGeom prst="rect">
                        <a:avLst/>
                      </a:prstGeom>
                      <a:noFill/>
                      <a:ln>
                        <a:noFill/>
                      </a:ln>
                    </wps:spPr>
                    <wps:txbx>
                      <w:txbxContent>
                        <w:p w14:paraId="1619A27B" w14:textId="77777777" w:rsidR="00016AD3" w:rsidRDefault="008742D2">
                          <w:pPr>
                            <w:spacing w:after="0"/>
                            <w:jc w:val="right"/>
                            <w:textDirection w:val="btLr"/>
                          </w:pPr>
                          <w:r>
                            <w:rPr>
                              <w:color w:val="000000"/>
                            </w:rPr>
                            <w:t xml:space="preserve"> PAGE  \* Arabic  \* MERGEFORMAT </w:t>
                          </w:r>
                          <w:r>
                            <w:rPr>
                              <w:color w:val="000000"/>
                              <w:sz w:val="22"/>
                            </w:rPr>
                            <w:t>4</w:t>
                          </w:r>
                        </w:p>
                      </w:txbxContent>
                    </wps:txbx>
                    <wps:bodyPr spcFirstLastPara="1" wrap="square" lIns="91425" tIns="45700" rIns="91425" bIns="45700" anchor="t" anchorCtr="0">
                      <a:noAutofit/>
                    </wps:bodyPr>
                  </wps:wsp>
                </a:graphicData>
              </a:graphic>
            </wp:anchor>
          </w:drawing>
        </mc:Choice>
        <mc:Fallback>
          <w:pict>
            <v:rect w14:anchorId="0FE1583B" id="Rectangle 57" o:spid="_x0000_s1026" style="position:absolute;left:0;text-align:left;margin-left:369pt;margin-top:0;width:119.55pt;height:31.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" filled="f" stroked="f">
              <v:textbox inset="2.53958mm,1.2694mm,2.53958mm,1.2694mm">
                <w:txbxContent>
                  <w:p w14:paraId="1619A27B" w14:textId="77777777" w:rsidR="00016AD3" w:rsidRDefault="008742D2">
                    <w:pPr>
                      <w:spacing w:after="0"/>
                      <w:jc w:val="right"/>
                      <w:textDirection w:val="btLr"/>
                    </w:pPr>
                    <w:r>
                      <w:rPr>
                        <w:color w:val="000000"/>
                      </w:rPr>
                      <w:t xml:space="preserve"> PAGE  \* Arabic  \* MERGEFORMAT </w:t>
                    </w:r>
                    <w:r>
                      <w:rPr>
                        <w:color w:val="000000"/>
                        <w:sz w:val="22"/>
                      </w:rPr>
                      <w:t>4</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4F8BD" w14:textId="77777777" w:rsidR="00016AD3" w:rsidRDefault="008742D2">
    <w:pPr>
      <w:pBdr>
        <w:top w:val="nil"/>
        <w:left w:val="nil"/>
        <w:bottom w:val="nil"/>
        <w:right w:val="nil"/>
        <w:between w:val="nil"/>
      </w:pBdr>
      <w:tabs>
        <w:tab w:val="center" w:pos="4844"/>
        <w:tab w:val="right" w:pos="9689"/>
      </w:tabs>
      <w:spacing w:after="0"/>
      <w:jc w:val="right"/>
      <w:rPr>
        <w:b/>
        <w:color w:val="000000"/>
        <w:sz w:val="20"/>
        <w:szCs w:val="20"/>
      </w:rPr>
    </w:pPr>
    <w:r>
      <w:rPr>
        <w:b/>
        <w:sz w:val="20"/>
        <w:szCs w:val="20"/>
      </w:rPr>
      <w:fldChar w:fldCharType="begin"/>
    </w:r>
    <w:r>
      <w:rPr>
        <w:b/>
        <w:sz w:val="20"/>
        <w:szCs w:val="20"/>
      </w:rPr>
      <w:instrText>PAGE</w:instrText>
    </w:r>
    <w:r>
      <w:rPr>
        <w:b/>
        <w:sz w:val="20"/>
        <w:szCs w:val="20"/>
      </w:rPr>
      <w:fldChar w:fldCharType="separate"/>
    </w:r>
    <w:r w:rsidR="0068163E">
      <w:rPr>
        <w:b/>
        <w:noProof/>
        <w:sz w:val="20"/>
        <w:szCs w:val="20"/>
      </w:rPr>
      <w:t>1</w:t>
    </w:r>
    <w:r>
      <w:rPr>
        <w:b/>
        <w:sz w:val="20"/>
        <w:szCs w:val="20"/>
      </w:rPr>
      <w:fldChar w:fldCharType="end"/>
    </w:r>
    <w:r>
      <w:rPr>
        <w:noProof/>
      </w:rPr>
      <mc:AlternateContent>
        <mc:Choice Requires="wps">
          <w:drawing>
            <wp:anchor distT="0" distB="0" distL="114300" distR="114300" simplePos="0" relativeHeight="251658240" behindDoc="0" locked="0" layoutInCell="1" hidden="0" allowOverlap="1" wp14:anchorId="20C14933" wp14:editId="3221F6C8">
              <wp:simplePos x="0" y="0"/>
              <wp:positionH relativeFrom="column">
                <wp:posOffset>4686300</wp:posOffset>
              </wp:positionH>
              <wp:positionV relativeFrom="paragraph">
                <wp:posOffset>0</wp:posOffset>
              </wp:positionV>
              <wp:extent cx="1518285" cy="405130"/>
              <wp:effectExtent l="0" t="0" r="0" b="0"/>
              <wp:wrapNone/>
              <wp:docPr id="58" name="Rectangle 58"/>
              <wp:cNvGraphicFramePr/>
              <a:graphic xmlns:a="http://schemas.openxmlformats.org/drawingml/2006/main">
                <a:graphicData uri="http://schemas.microsoft.com/office/word/2010/wordprocessingShape">
                  <wps:wsp>
                    <wps:cNvSpPr/>
                    <wps:spPr>
                      <a:xfrm>
                        <a:off x="4591620" y="3582198"/>
                        <a:ext cx="1508760" cy="395605"/>
                      </a:xfrm>
                      <a:prstGeom prst="rect">
                        <a:avLst/>
                      </a:prstGeom>
                      <a:noFill/>
                      <a:ln>
                        <a:noFill/>
                      </a:ln>
                    </wps:spPr>
                    <wps:txbx>
                      <w:txbxContent>
                        <w:p w14:paraId="38FD6482" w14:textId="77777777" w:rsidR="00016AD3" w:rsidRDefault="008742D2">
                          <w:pPr>
                            <w:spacing w:after="0"/>
                            <w:jc w:val="right"/>
                            <w:textDirection w:val="btLr"/>
                          </w:pPr>
                          <w:r>
                            <w:rPr>
                              <w:color w:val="000000"/>
                            </w:rPr>
                            <w:t xml:space="preserve"> PAGE  \* Arabic  \* MERGEFORMAT </w:t>
                          </w:r>
                          <w:r>
                            <w:rPr>
                              <w:color w:val="000000"/>
                              <w:sz w:val="22"/>
                            </w:rPr>
                            <w:t>3</w:t>
                          </w:r>
                        </w:p>
                      </w:txbxContent>
                    </wps:txbx>
                    <wps:bodyPr spcFirstLastPara="1" wrap="square" lIns="91425" tIns="45700" rIns="91425" bIns="45700" anchor="t" anchorCtr="0">
                      <a:noAutofit/>
                    </wps:bodyPr>
                  </wps:wsp>
                </a:graphicData>
              </a:graphic>
            </wp:anchor>
          </w:drawing>
        </mc:Choice>
        <mc:Fallback>
          <w:pict>
            <v:rect w14:anchorId="20C14933" id="Rectangle 58" o:spid="_x0000_s1027" style="position:absolute;left:0;text-align:left;margin-left:369pt;margin-top:0;width:119.55pt;height:31.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" filled="f" stroked="f">
              <v:textbox inset="2.53958mm,1.2694mm,2.53958mm,1.2694mm">
                <w:txbxContent>
                  <w:p w14:paraId="38FD6482" w14:textId="77777777" w:rsidR="00016AD3" w:rsidRDefault="008742D2">
                    <w:pPr>
                      <w:spacing w:after="0"/>
                      <w:jc w:val="right"/>
                      <w:textDirection w:val="btLr"/>
                    </w:pPr>
                    <w:r>
                      <w:rPr>
                        <w:color w:val="000000"/>
                      </w:rPr>
                      <w:t xml:space="preserve"> PAGE  \* Arabic  \* MERGEFORMAT </w:t>
                    </w:r>
                    <w:r>
                      <w:rPr>
                        <w:color w:val="000000"/>
                        <w:sz w:val="22"/>
                      </w:rPr>
                      <w:t>3</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6D146" w14:textId="77777777" w:rsidR="00016AD3" w:rsidRDefault="008742D2">
    <w:pPr>
      <w:jc w:val="right"/>
    </w:pPr>
    <w:r>
      <w:fldChar w:fldCharType="begin"/>
    </w:r>
    <w:r>
      <w:instrText>PAGE</w:instrText>
    </w:r>
    <w:r>
      <w:fldChar w:fldCharType="separate"/>
    </w:r>
    <w:r w:rsidR="0068163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E9C20" w14:textId="77777777" w:rsidR="00081F1C" w:rsidRDefault="00081F1C">
      <w:pPr>
        <w:spacing w:before="0" w:after="0"/>
      </w:pPr>
      <w:r>
        <w:separator/>
      </w:r>
    </w:p>
  </w:footnote>
  <w:footnote w:type="continuationSeparator" w:id="0">
    <w:p w14:paraId="34520139" w14:textId="77777777" w:rsidR="00081F1C" w:rsidRDefault="00081F1C">
      <w:pPr>
        <w:spacing w:before="0" w:after="0"/>
      </w:pPr>
      <w:r>
        <w:continuationSeparator/>
      </w:r>
    </w:p>
  </w:footnote>
  <w:footnote w:id="1">
    <w:p w14:paraId="67DE1A5F" w14:textId="77777777" w:rsidR="00016AD3" w:rsidRDefault="008742D2">
      <w:pPr>
        <w:spacing w:before="0" w:after="0"/>
        <w:rPr>
          <w:sz w:val="18"/>
          <w:szCs w:val="18"/>
        </w:rPr>
      </w:pPr>
      <w:r>
        <w:rPr>
          <w:rStyle w:val="FootnoteReference"/>
        </w:rPr>
        <w:footnoteRef/>
      </w:r>
      <w:r>
        <w:rPr>
          <w:sz w:val="20"/>
          <w:szCs w:val="20"/>
        </w:rPr>
        <w:t xml:space="preserve"> </w:t>
      </w:r>
      <w:r>
        <w:rPr>
          <w:sz w:val="18"/>
          <w:szCs w:val="18"/>
        </w:rPr>
        <w:t xml:space="preserve">Details of the BSL and interpreting modules at the institutions in the present study are at the links below. Heriot-Watt University: </w:t>
      </w:r>
      <w:hyperlink r:id="rId1">
        <w:r>
          <w:rPr>
            <w:color w:val="1155CC"/>
            <w:sz w:val="18"/>
            <w:szCs w:val="18"/>
            <w:u w:val="single"/>
          </w:rPr>
          <w:t>https://web.archive.org/web/20220124142725/https://www.hw.ac.uk/uk/study/undergraduate/british-sign-language-interpreting-translating-and-applied-language.htm</w:t>
        </w:r>
      </w:hyperlink>
      <w:r>
        <w:rPr>
          <w:sz w:val="18"/>
          <w:szCs w:val="18"/>
        </w:rPr>
        <w:t xml:space="preserve"> University of Wolverhampton: </w:t>
      </w:r>
      <w:hyperlink r:id="rId2">
        <w:r>
          <w:rPr>
            <w:color w:val="1155CC"/>
            <w:sz w:val="18"/>
            <w:szCs w:val="18"/>
            <w:u w:val="single"/>
          </w:rPr>
          <w:t>https://web.archive.org/web/20220311152939/https://www.wlv.ac.uk/courses/ba-hons-interpreting-british-sign-languageenglish/</w:t>
        </w:r>
      </w:hyperlink>
      <w:r>
        <w:rPr>
          <w:sz w:val="18"/>
          <w:szCs w:val="18"/>
        </w:rPr>
        <w:t xml:space="preserve"> </w:t>
      </w:r>
    </w:p>
  </w:footnote>
  <w:footnote w:id="2">
    <w:sdt>
      <w:sdtPr>
        <w:tag w:val="goog_rdk_574"/>
        <w:id w:val="1556273647"/>
      </w:sdtPr>
      <w:sdtContent>
        <w:p w14:paraId="4EA68A73" w14:textId="77777777" w:rsidR="00016AD3" w:rsidRDefault="008742D2">
          <w:pPr>
            <w:spacing w:before="0" w:after="0"/>
            <w:rPr>
              <w:ins w:id="143" w:author="Freya Watkins" w:date="2022-06-18T14:02:00Z"/>
              <w:sz w:val="18"/>
              <w:szCs w:val="18"/>
            </w:rPr>
          </w:pPr>
          <w:r>
            <w:rPr>
              <w:rStyle w:val="FootnoteReference"/>
            </w:rPr>
            <w:footnoteRef/>
          </w:r>
          <w:sdt>
            <w:sdtPr>
              <w:tag w:val="goog_rdk_573"/>
              <w:id w:val="1622885165"/>
            </w:sdtPr>
            <w:sdtContent>
              <w:ins w:id="144" w:author="Freya Watkins" w:date="2022-06-18T14:02:00Z">
                <w:r>
                  <w:rPr>
                    <w:sz w:val="18"/>
                    <w:szCs w:val="18"/>
                  </w:rPr>
                  <w:t xml:space="preserve"> Effect sizes could only be calculated for 2D-MR where enough participants completed the task at </w:t>
                </w:r>
                <w:proofErr w:type="gramStart"/>
                <w:r>
                  <w:rPr>
                    <w:sz w:val="18"/>
                    <w:szCs w:val="18"/>
                  </w:rPr>
                  <w:t>both of the sessions</w:t>
                </w:r>
                <w:proofErr w:type="gramEnd"/>
                <w:r>
                  <w:rPr>
                    <w:sz w:val="18"/>
                    <w:szCs w:val="18"/>
                  </w:rPr>
                  <w:t xml:space="preserve"> being compared.</w:t>
                </w:r>
              </w:ins>
            </w:sdtContent>
          </w:sdt>
        </w:p>
      </w:sdtContent>
    </w:sdt>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6BEA2" w14:textId="77777777" w:rsidR="00016AD3" w:rsidRDefault="008742D2">
    <w:pPr>
      <w:pBdr>
        <w:top w:val="nil"/>
        <w:left w:val="nil"/>
        <w:bottom w:val="nil"/>
        <w:right w:val="nil"/>
        <w:between w:val="nil"/>
      </w:pBdr>
      <w:tabs>
        <w:tab w:val="center" w:pos="4844"/>
        <w:tab w:val="right" w:pos="9689"/>
      </w:tabs>
      <w:rPr>
        <w:b/>
        <w:color w:val="000000"/>
      </w:rPr>
    </w:pPr>
    <w:r>
      <w:rPr>
        <w:b/>
        <w:color w:val="000000"/>
      </w:rPr>
      <w:t xml:space="preserve">Running Title: </w:t>
    </w:r>
    <w:bookmarkStart w:id="781" w:name="_Hlk108511266"/>
    <w:r>
      <w:rPr>
        <w:b/>
        <w:color w:val="000000"/>
      </w:rPr>
      <w:t>Language aptitude in visuospatial modality</w:t>
    </w:r>
    <w:bookmarkEnd w:id="781"/>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8FE9A" w14:textId="77777777" w:rsidR="00016AD3" w:rsidRDefault="008742D2">
    <w:pPr>
      <w:pBdr>
        <w:top w:val="nil"/>
        <w:left w:val="nil"/>
        <w:bottom w:val="nil"/>
        <w:right w:val="nil"/>
        <w:between w:val="nil"/>
      </w:pBdr>
      <w:tabs>
        <w:tab w:val="center" w:pos="4844"/>
        <w:tab w:val="right" w:pos="9689"/>
      </w:tabs>
      <w:rPr>
        <w:b/>
        <w:color w:val="000000"/>
      </w:rPr>
    </w:pPr>
    <w:r>
      <w:rPr>
        <w:b/>
        <w:color w:val="000000"/>
      </w:rPr>
      <w:t>Running Title: Language aptitude in the visuospatial modality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CF8A2" w14:textId="77777777" w:rsidR="00016AD3" w:rsidRDefault="008742D2">
    <w:pPr>
      <w:pBdr>
        <w:top w:val="nil"/>
        <w:left w:val="nil"/>
        <w:bottom w:val="nil"/>
        <w:right w:val="nil"/>
        <w:between w:val="nil"/>
      </w:pBdr>
      <w:tabs>
        <w:tab w:val="center" w:pos="4844"/>
        <w:tab w:val="right" w:pos="9689"/>
      </w:tabs>
      <w:rPr>
        <w:b/>
        <w:color w:val="000000"/>
      </w:rPr>
    </w:pPr>
    <w:r>
      <w:rPr>
        <w:b/>
        <w:noProof/>
        <w:color w:val="A6A6A6"/>
      </w:rPr>
      <w:drawing>
        <wp:inline distT="0" distB="0" distL="0" distR="0" wp14:anchorId="5C05148C" wp14:editId="49F21A0C">
          <wp:extent cx="1534909" cy="551877"/>
          <wp:effectExtent l="0" t="0" r="0" b="0"/>
          <wp:docPr id="63" name="image11.jpg" descr="C:\Users\Elaine.Scott\Documents\LaTex\____TEST____Frontiers_LaTeX_Templates_V2.5\Frontiers LaTeX (Science, Health and Engineering) V2.5 - with Supplementary material (V1.2)\logo1.jpg"/>
          <wp:cNvGraphicFramePr/>
          <a:graphic xmlns:a="http://schemas.openxmlformats.org/drawingml/2006/main">
            <a:graphicData uri="http://schemas.openxmlformats.org/drawingml/2006/picture">
              <pic:pic xmlns:pic="http://schemas.openxmlformats.org/drawingml/2006/picture">
                <pic:nvPicPr>
                  <pic:cNvPr id="0" name="image11.jpg" descr="C:\Users\Elaine.Scott\Documents\LaTex\____TEST____Frontiers_LaTeX_Templates_V2.5\Frontiers LaTeX (Science, Health and Engineering) V2.5 - with Supplementary material (V1.2)\logo1.jpg"/>
                  <pic:cNvPicPr preferRelativeResize="0"/>
                </pic:nvPicPr>
                <pic:blipFill>
                  <a:blip r:embed="rId1"/>
                  <a:srcRect/>
                  <a:stretch>
                    <a:fillRect/>
                  </a:stretch>
                </pic:blipFill>
                <pic:spPr>
                  <a:xfrm>
                    <a:off x="0" y="0"/>
                    <a:ext cx="1534909" cy="551877"/>
                  </a:xfrm>
                  <a:prstGeom prst="rect">
                    <a:avLst/>
                  </a:prstGeom>
                  <a:ln/>
                </pic:spPr>
              </pic:pic>
            </a:graphicData>
          </a:graphic>
        </wp:inline>
      </w:drawing>
    </w:r>
    <w:r>
      <w:rPr>
        <w:b/>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B2ABD"/>
    <w:multiLevelType w:val="multilevel"/>
    <w:tmpl w:val="A4B4129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1757933">
    <w:abstractNumId w:val="0"/>
  </w:num>
  <w:num w:numId="2" w16cid:durableId="5318434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660403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eya Watkins (PhD Psychology Lab PT)">
    <w15:presenceInfo w15:providerId="AD" w15:userId="S::FXW543@student.bham.ac.uk::27f49339-1055-4a80-9243-d0d974d160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AD3"/>
    <w:rsid w:val="00016AD3"/>
    <w:rsid w:val="00081F1C"/>
    <w:rsid w:val="00157FA4"/>
    <w:rsid w:val="001D755F"/>
    <w:rsid w:val="002840F3"/>
    <w:rsid w:val="00320F8D"/>
    <w:rsid w:val="00337023"/>
    <w:rsid w:val="0036017E"/>
    <w:rsid w:val="00384BA5"/>
    <w:rsid w:val="003B7778"/>
    <w:rsid w:val="0048295C"/>
    <w:rsid w:val="00497204"/>
    <w:rsid w:val="004F74F0"/>
    <w:rsid w:val="00547CA2"/>
    <w:rsid w:val="0068163E"/>
    <w:rsid w:val="007718F6"/>
    <w:rsid w:val="007B3538"/>
    <w:rsid w:val="008742D2"/>
    <w:rsid w:val="008D4244"/>
    <w:rsid w:val="009240B2"/>
    <w:rsid w:val="00A613B9"/>
    <w:rsid w:val="00AC692E"/>
    <w:rsid w:val="00B20818"/>
    <w:rsid w:val="00BF44AE"/>
    <w:rsid w:val="00C13906"/>
    <w:rsid w:val="00C449F4"/>
    <w:rsid w:val="00F25C9F"/>
    <w:rsid w:val="00F272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7A74F"/>
  <w15:docId w15:val="{D4B1E7D1-B5F8-4CB7-88D4-ACCFCC2E2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GB" w:bidi="ar-SA"/>
      </w:rPr>
    </w:rPrDefault>
    <w:pPrDefault>
      <w:pPr>
        <w:spacing w:before="120"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style>
  <w:style w:type="paragraph" w:styleId="Heading1">
    <w:name w:val="heading 1"/>
    <w:basedOn w:val="ListParagraph"/>
    <w:next w:val="Normal"/>
    <w:link w:val="Heading1Char"/>
    <w:uiPriority w:val="9"/>
    <w:qFormat/>
    <w:rsid w:val="00D80D99"/>
    <w:pPr>
      <w:numPr>
        <w:numId w:val="1"/>
      </w:numPr>
      <w:spacing w:before="240"/>
      <w:contextualSpacing w:val="0"/>
      <w:outlineLvl w:val="0"/>
    </w:pPr>
    <w:rPr>
      <w:b/>
    </w:rPr>
  </w:style>
  <w:style w:type="paragraph" w:styleId="Heading2">
    <w:name w:val="heading 2"/>
    <w:basedOn w:val="Heading1"/>
    <w:next w:val="Normal"/>
    <w:link w:val="Heading2Char"/>
    <w:uiPriority w:val="9"/>
    <w:unhideWhenUsed/>
    <w:qFormat/>
    <w:rsid w:val="00D80D99"/>
    <w:pPr>
      <w:numPr>
        <w:ilvl w:val="1"/>
      </w:numPr>
      <w:spacing w:after="200"/>
      <w:outlineLvl w:val="1"/>
    </w:pPr>
  </w:style>
  <w:style w:type="paragraph" w:styleId="Heading3">
    <w:name w:val="heading 3"/>
    <w:basedOn w:val="Normal"/>
    <w:next w:val="Normal"/>
    <w:link w:val="Heading3Char"/>
    <w:uiPriority w:val="9"/>
    <w:unhideWhenUsed/>
    <w:qFormat/>
    <w:rsid w:val="00D80D99"/>
    <w:pPr>
      <w:keepNext/>
      <w:keepLines/>
      <w:numPr>
        <w:ilvl w:val="2"/>
        <w:numId w:val="1"/>
      </w:numPr>
      <w:spacing w:before="40" w:after="120"/>
      <w:outlineLvl w:val="2"/>
    </w:pPr>
    <w:rPr>
      <w:rFonts w:eastAsiaTheme="majorEastAsia" w:cstheme="majorBidi"/>
      <w:b/>
    </w:rPr>
  </w:style>
  <w:style w:type="paragraph" w:styleId="Heading4">
    <w:name w:val="heading 4"/>
    <w:basedOn w:val="Heading3"/>
    <w:next w:val="Normal"/>
    <w:link w:val="Heading4Char"/>
    <w:uiPriority w:val="9"/>
    <w:unhideWhenUsed/>
    <w:qFormat/>
    <w:rsid w:val="00D80D99"/>
    <w:pPr>
      <w:numPr>
        <w:ilvl w:val="3"/>
      </w:numPr>
      <w:outlineLvl w:val="3"/>
    </w:pPr>
    <w:rPr>
      <w:iCs/>
    </w:rPr>
  </w:style>
  <w:style w:type="paragraph" w:styleId="Heading5">
    <w:name w:val="heading 5"/>
    <w:basedOn w:val="Heading4"/>
    <w:next w:val="Normal"/>
    <w:link w:val="Heading5Char"/>
    <w:uiPriority w:val="9"/>
    <w:semiHidden/>
    <w:unhideWhenUsed/>
    <w:qFormat/>
    <w:rsid w:val="00D80D99"/>
    <w:pPr>
      <w:numPr>
        <w:ilvl w:val="4"/>
      </w:numPr>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0D99"/>
    <w:pPr>
      <w:suppressLineNumbers/>
      <w:spacing w:before="240" w:after="360"/>
      <w:jc w:val="center"/>
    </w:pPr>
    <w:rPr>
      <w:b/>
      <w:sz w:val="32"/>
      <w:szCs w:val="32"/>
    </w:rPr>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tabs>
        <w:tab w:val="num" w:pos="720"/>
      </w:tabs>
      <w:ind w:left="1434" w:hanging="357"/>
      <w:contextualSpacing/>
    </w:pPr>
    <w:rPr>
      <w:rFonts w:eastAsia="Cambria"/>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b/>
      <w:bCs/>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11"/>
    <w:qFormat/>
    <w:pPr>
      <w:spacing w:before="240"/>
    </w:pPr>
    <w:rPr>
      <w:b/>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p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style>
  <w:style w:type="paragraph" w:styleId="Revision">
    <w:name w:val="Revision"/>
    <w:hidden/>
    <w:uiPriority w:val="99"/>
    <w:semiHidden/>
    <w:rsid w:val="00A545C6"/>
    <w:pPr>
      <w:spacing w:after="0"/>
    </w:pPr>
  </w:style>
  <w:style w:type="character" w:styleId="UnresolvedMention">
    <w:name w:val="Unresolved Mention"/>
    <w:basedOn w:val="DefaultParagraphFont"/>
    <w:uiPriority w:val="99"/>
    <w:semiHidden/>
    <w:unhideWhenUsed/>
    <w:rsid w:val="006B361D"/>
    <w:rPr>
      <w:color w:val="605E5C"/>
      <w:shd w:val="clear" w:color="auto" w:fill="E1DFDD"/>
    </w:rPr>
  </w:style>
  <w:style w:type="table" w:customStyle="1" w:styleId="a">
    <w:basedOn w:val="TableNormal"/>
    <w:pPr>
      <w:spacing w:after="0"/>
    </w:pPr>
    <w:tblPr>
      <w:tblStyleRowBandSize w:val="1"/>
      <w:tblStyleColBandSize w:val="1"/>
    </w:tblPr>
  </w:style>
  <w:style w:type="table" w:customStyle="1" w:styleId="a0">
    <w:basedOn w:val="TableNormal"/>
    <w:pPr>
      <w:spacing w:after="0"/>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igitalcommons.unf.edu/joi/vol26/iss1/5" TargetMode="External"/><Relationship Id="rId117" Type="http://schemas.openxmlformats.org/officeDocument/2006/relationships/hyperlink" Target="https://osf.io/p7hkt/" TargetMode="External"/><Relationship Id="rId21" Type="http://schemas.openxmlformats.org/officeDocument/2006/relationships/hyperlink" Target="https://doi.org/10.1016/j.jml.2009.05.004" TargetMode="External"/><Relationship Id="rId42" Type="http://schemas.openxmlformats.org/officeDocument/2006/relationships/hyperlink" Target="https://doi.org/10.5334/jopd.ai" TargetMode="External"/><Relationship Id="rId47" Type="http://schemas.openxmlformats.org/officeDocument/2006/relationships/hyperlink" Target="https://islandora.wrlc.org/islandora/object/cit%3A9/datastream/PDF/download" TargetMode="External"/><Relationship Id="rId63" Type="http://schemas.openxmlformats.org/officeDocument/2006/relationships/hyperlink" Target="https://doi.org/10.1075/intp.6.1.04liu" TargetMode="External"/><Relationship Id="rId68" Type="http://schemas.openxmlformats.org/officeDocument/2006/relationships/hyperlink" Target="https://doi.org/10.1016/j.jclinepi.2019.02.016" TargetMode="External"/><Relationship Id="rId84" Type="http://schemas.openxmlformats.org/officeDocument/2006/relationships/hyperlink" Target="https://doi.org/10.1075/intp.5.2.07pad" TargetMode="External"/><Relationship Id="rId89" Type="http://schemas.openxmlformats.org/officeDocument/2006/relationships/hyperlink" Target="https://scholar.google.com/scholar_lookup?title=The%20Perceptions%20of%20Deafness%20and%20Language%20Learning%20of%20Incoming%20ASL%20Students&amp;author=R.%20Peterson&amp;pages=185-237&amp;publication_year=1999" TargetMode="External"/><Relationship Id="rId112" Type="http://schemas.openxmlformats.org/officeDocument/2006/relationships/hyperlink" Target="https://streetleverage.com/2014/10/sign-language-interpreter-education-time-for-a-national-call-to-action/" TargetMode="External"/><Relationship Id="rId133" Type="http://schemas.openxmlformats.org/officeDocument/2006/relationships/header" Target="header3.xml"/><Relationship Id="rId16" Type="http://schemas.openxmlformats.org/officeDocument/2006/relationships/image" Target="media/image6.png"/><Relationship Id="rId107" Type="http://schemas.openxmlformats.org/officeDocument/2006/relationships/hyperlink" Target="https://doi.org/10.1080/1750399X.2008.10798765" TargetMode="External"/><Relationship Id="rId11" Type="http://schemas.openxmlformats.org/officeDocument/2006/relationships/image" Target="media/image2.png"/><Relationship Id="rId32" Type="http://schemas.openxmlformats.org/officeDocument/2006/relationships/hyperlink" Target="https://dpsionline.co.uk/wp-content/uploads/2019/03/National-Occupational-Standards-Interpreting-2006.pdf" TargetMode="External"/><Relationship Id="rId37" Type="http://schemas.openxmlformats.org/officeDocument/2006/relationships/hyperlink" Target="https://doi.org/10.3389/fpsyg.2018.00875" TargetMode="External"/><Relationship Id="rId53" Type="http://schemas.openxmlformats.org/officeDocument/2006/relationships/hyperlink" Target="https://doi.org/10.1207/S15324826AN0704_8" TargetMode="External"/><Relationship Id="rId58" Type="http://schemas.openxmlformats.org/officeDocument/2006/relationships/hyperlink" Target="https://doi.org/10.3758/s13428-018-1076-x" TargetMode="External"/><Relationship Id="rId74" Type="http://schemas.openxmlformats.org/officeDocument/2006/relationships/hyperlink" Target="https://doi.org/10.3758/bf03202635" TargetMode="External"/><Relationship Id="rId79" Type="http://schemas.openxmlformats.org/officeDocument/2006/relationships/hyperlink" Target="https://doi.org/10.1016/j.jneumeth.2013.10.024" TargetMode="External"/><Relationship Id="rId102" Type="http://schemas.openxmlformats.org/officeDocument/2006/relationships/hyperlink" Target="https://doi.org/10.12807/ti.109201.2017.a06" TargetMode="External"/><Relationship Id="rId123" Type="http://schemas.openxmlformats.org/officeDocument/2006/relationships/hyperlink" Target="https://doi.org/10.1515/plc-2015-0008" TargetMode="External"/><Relationship Id="rId128" Type="http://schemas.openxmlformats.org/officeDocument/2006/relationships/hyperlink" Target="https://doi.org/10.3389/fpsyg.2011.00309" TargetMode="External"/><Relationship Id="rId5" Type="http://schemas.openxmlformats.org/officeDocument/2006/relationships/webSettings" Target="webSettings.xml"/><Relationship Id="rId90" Type="http://schemas.openxmlformats.org/officeDocument/2006/relationships/hyperlink" Target="https://doi.org/10.1057/9781137312495_10" TargetMode="External"/><Relationship Id="rId95" Type="http://schemas.openxmlformats.org/officeDocument/2006/relationships/hyperlink" Target="https://doi.org/10.1075/intp.13.1.02rus" TargetMode="External"/><Relationship Id="rId14" Type="http://schemas.openxmlformats.org/officeDocument/2006/relationships/image" Target="media/image4.png"/><Relationship Id="rId22" Type="http://schemas.openxmlformats.org/officeDocument/2006/relationships/hyperlink" Target="https://doi.org/10.1146/annurev-psych-120710-100422" TargetMode="External"/><Relationship Id="rId27" Type="http://schemas.openxmlformats.org/officeDocument/2006/relationships/hyperlink" Target="https://doi.org/10.1037/pag0000051" TargetMode="External"/><Relationship Id="rId30" Type="http://schemas.openxmlformats.org/officeDocument/2006/relationships/hyperlink" Target="https://doi.org/10.1075/ata.xiv.13bon" TargetMode="External"/><Relationship Id="rId35" Type="http://schemas.openxmlformats.org/officeDocument/2006/relationships/hyperlink" Target="https://doi.org/10.1016/j.jml.2005.12.004" TargetMode="External"/><Relationship Id="rId43" Type="http://schemas.openxmlformats.org/officeDocument/2006/relationships/hyperlink" Target="https://www.researchgate.net/publication/290539419_Sign_language_interpreter_training_in_Austria_An_integrated_approach" TargetMode="External"/><Relationship Id="rId48" Type="http://schemas.openxmlformats.org/officeDocument/2006/relationships/hyperlink" Target="https://islandora.wrlc.org/islandora/object/cit%3A9/datastream/PDF/download" TargetMode="External"/><Relationship Id="rId56" Type="http://schemas.openxmlformats.org/officeDocument/2006/relationships/hyperlink" Target="https://doi.org/10.1037/xlm0000081" TargetMode="External"/><Relationship Id="rId64" Type="http://schemas.openxmlformats.org/officeDocument/2006/relationships/hyperlink" Target="https://doi.org/10.1075/intp.9.1.05lop" TargetMode="External"/><Relationship Id="rId69" Type="http://schemas.openxmlformats.org/officeDocument/2006/relationships/hyperlink" Target="https://www.unco.edu/cebs/asl-interpreting/pdf/osep-project/2014-cit-proceedings.pdf" TargetMode="External"/><Relationship Id="rId77" Type="http://schemas.openxmlformats.org/officeDocument/2006/relationships/hyperlink" Target="https://doi.org/10.1016/j.actpsy.2014.12.004" TargetMode="External"/><Relationship Id="rId100" Type="http://schemas.openxmlformats.org/officeDocument/2006/relationships/hyperlink" Target="https://doi.org/10.1075/intp.13.1.05sha" TargetMode="External"/><Relationship Id="rId105" Type="http://schemas.openxmlformats.org/officeDocument/2006/relationships/hyperlink" Target="https://doi.org/10.2466/pms.1993.77.3f.1387" TargetMode="External"/><Relationship Id="rId113" Type="http://schemas.openxmlformats.org/officeDocument/2006/relationships/hyperlink" Target="https://doi.org/10.1075/intp.18.1.01wan" TargetMode="External"/><Relationship Id="rId118" Type="http://schemas.openxmlformats.org/officeDocument/2006/relationships/hyperlink" Target="https://osf.io/h5q4m/" TargetMode="External"/><Relationship Id="rId126" Type="http://schemas.openxmlformats.org/officeDocument/2006/relationships/hyperlink" Target="http://doi.org/10.1177/0267658315626211" TargetMode="External"/><Relationship Id="rId13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doi.org/10.3758/BF03193312" TargetMode="External"/><Relationship Id="rId72" Type="http://schemas.openxmlformats.org/officeDocument/2006/relationships/hyperlink" Target="https://doi.org/10.1016/j.actpsy.2019.102892" TargetMode="External"/><Relationship Id="rId80" Type="http://schemas.openxmlformats.org/officeDocument/2006/relationships/hyperlink" Target="https://doi.org/10.1017/S1366728912000521" TargetMode="External"/><Relationship Id="rId85" Type="http://schemas.openxmlformats.org/officeDocument/2006/relationships/hyperlink" Target="https://doi.org/10.1017/S1366728905002269" TargetMode="External"/><Relationship Id="rId93" Type="http://schemas.openxmlformats.org/officeDocument/2006/relationships/hyperlink" Target="https://doi.org/10.18061/dsq.v38i4.6111" TargetMode="External"/><Relationship Id="rId98" Type="http://schemas.openxmlformats.org/officeDocument/2006/relationships/hyperlink" Target="https://doi.org/10.7202/009367ar" TargetMode="External"/><Relationship Id="rId121" Type="http://schemas.openxmlformats.org/officeDocument/2006/relationships/hyperlink" Target="https://doi.org/10.21105/joss.01686" TargetMode="External"/><Relationship Id="rId3" Type="http://schemas.openxmlformats.org/officeDocument/2006/relationships/styles" Target="styles.xml"/><Relationship Id="rId12" Type="http://schemas.openxmlformats.org/officeDocument/2006/relationships/hyperlink" Target="https://osf.io/kjctg" TargetMode="External"/><Relationship Id="rId17" Type="http://schemas.openxmlformats.org/officeDocument/2006/relationships/image" Target="media/image7.jpeg"/><Relationship Id="rId25" Type="http://schemas.openxmlformats.org/officeDocument/2006/relationships/hyperlink" Target="https://digitalcommons.unf.edu/joi/vol26/iss1/5" TargetMode="External"/><Relationship Id="rId33" Type="http://schemas.openxmlformats.org/officeDocument/2006/relationships/hyperlink" Target="https://doi.org/10.1177/1367006916681082" TargetMode="External"/><Relationship Id="rId38" Type="http://schemas.openxmlformats.org/officeDocument/2006/relationships/hyperlink" Target="https://doi.org/10.3389/fpsyg.2018.00875" TargetMode="External"/><Relationship Id="rId46" Type="http://schemas.openxmlformats.org/officeDocument/2006/relationships/hyperlink" Target="https://theseus.fi/bitstream/handle/10024/83538/Huhtinen_Kati.pdf" TargetMode="External"/><Relationship Id="rId59" Type="http://schemas.openxmlformats.org/officeDocument/2006/relationships/hyperlink" Target="https://doi.org/10.3758/s13428-018-1076-x" TargetMode="External"/><Relationship Id="rId67" Type="http://schemas.openxmlformats.org/officeDocument/2006/relationships/hyperlink" Target="https://doi.org/10.1016/j.jclinepi.2019.02.016" TargetMode="External"/><Relationship Id="rId103" Type="http://schemas.openxmlformats.org/officeDocument/2006/relationships/hyperlink" Target="https://doi.org/10.3389/fpsyg.2015.01590" TargetMode="External"/><Relationship Id="rId108" Type="http://schemas.openxmlformats.org/officeDocument/2006/relationships/hyperlink" Target="https://doi.org/10.1080/1750399X.2008.10798765" TargetMode="External"/><Relationship Id="rId116" Type="http://schemas.openxmlformats.org/officeDocument/2006/relationships/hyperlink" Target="https://doi.org/10.1093/deafed/ens068" TargetMode="External"/><Relationship Id="rId124" Type="http://schemas.openxmlformats.org/officeDocument/2006/relationships/hyperlink" Target="https://doi.org/10.1515/plc-2015-0008" TargetMode="External"/><Relationship Id="rId129" Type="http://schemas.openxmlformats.org/officeDocument/2006/relationships/header" Target="header1.xml"/><Relationship Id="rId137" Type="http://schemas.openxmlformats.org/officeDocument/2006/relationships/theme" Target="theme/theme1.xml"/><Relationship Id="rId20" Type="http://schemas.openxmlformats.org/officeDocument/2006/relationships/hyperlink" Target="https://doi.org/10.1016/j.jml.2009.05.004" TargetMode="External"/><Relationship Id="rId41" Type="http://schemas.openxmlformats.org/officeDocument/2006/relationships/hyperlink" Target="https://doi.org/10.1016/s0010-0277(98)00054-7" TargetMode="External"/><Relationship Id="rId54" Type="http://schemas.openxmlformats.org/officeDocument/2006/relationships/hyperlink" Target="https://doi.org/10.1093/deafed/enaa030" TargetMode="External"/><Relationship Id="rId62" Type="http://schemas.openxmlformats.org/officeDocument/2006/relationships/hyperlink" Target="https://doi.org/10.1075/intp.6.1.04liu" TargetMode="External"/><Relationship Id="rId70" Type="http://schemas.openxmlformats.org/officeDocument/2006/relationships/hyperlink" Target="https://www.unco.edu/cebs/asl-interpreting/pdf/osep-project/2014-cit-proceedings.pdf" TargetMode="External"/><Relationship Id="rId75" Type="http://schemas.openxmlformats.org/officeDocument/2006/relationships/hyperlink" Target="https://www.oxfordscholarship.com/view/10.1093/acprof/9780195176940.001.0001/acprof-9780195176940-chapter-8" TargetMode="External"/><Relationship Id="rId83" Type="http://schemas.openxmlformats.org/officeDocument/2006/relationships/hyperlink" Target="https://doi.org/10.1075/intp.5.2.07pad" TargetMode="External"/><Relationship Id="rId88" Type="http://schemas.openxmlformats.org/officeDocument/2006/relationships/hyperlink" Target="https://doi.org/10.1002/1097-4679(199511)51:6" TargetMode="External"/><Relationship Id="rId91" Type="http://schemas.openxmlformats.org/officeDocument/2006/relationships/hyperlink" Target="https://doi.org/10.1057/9781137312495_10" TargetMode="External"/><Relationship Id="rId96" Type="http://schemas.openxmlformats.org/officeDocument/2006/relationships/hyperlink" Target="https://doi.org/10.1075/intp.16.1.01rus" TargetMode="External"/><Relationship Id="rId111" Type="http://schemas.openxmlformats.org/officeDocument/2006/relationships/hyperlink" Target="https://streetleverage.com/2014/10/sign-language-interpreter-education-time-for-a-national-call-to-action/" TargetMode="External"/><Relationship Id="rId13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146/annurev-psych-120710-100422" TargetMode="External"/><Relationship Id="rId28" Type="http://schemas.openxmlformats.org/officeDocument/2006/relationships/hyperlink" Target="http://sites.google.com/site/pebltechnicalreports/home/pebl-technical-report-2011-02" TargetMode="External"/><Relationship Id="rId36" Type="http://schemas.openxmlformats.org/officeDocument/2006/relationships/hyperlink" Target="https://www.youtube.com/watch?v=7MguokqjMco" TargetMode="External"/><Relationship Id="rId49" Type="http://schemas.openxmlformats.org/officeDocument/2006/relationships/hyperlink" Target="https://doi.org/10.1073/pnas.0801268105" TargetMode="External"/><Relationship Id="rId57" Type="http://schemas.openxmlformats.org/officeDocument/2006/relationships/hyperlink" Target="https://doi.org/10.1037/xlm0000081" TargetMode="External"/><Relationship Id="rId106" Type="http://schemas.openxmlformats.org/officeDocument/2006/relationships/hyperlink" Target="https://doi.org/10.2466/pms.1993.77.3f.1387" TargetMode="External"/><Relationship Id="rId114" Type="http://schemas.openxmlformats.org/officeDocument/2006/relationships/hyperlink" Target="https://doi.org/10.1075/intp.18.1.01wan" TargetMode="External"/><Relationship Id="rId119" Type="http://schemas.openxmlformats.org/officeDocument/2006/relationships/hyperlink" Target="https://www.ros.hw.ac.uk/bitstream/handle/10399/3442/WebbSL_1117_soss.pdf" TargetMode="External"/><Relationship Id="rId127" Type="http://schemas.openxmlformats.org/officeDocument/2006/relationships/hyperlink" Target="https://doi.org/10.1093/deafed/eng010" TargetMode="External"/><Relationship Id="rId10" Type="http://schemas.openxmlformats.org/officeDocument/2006/relationships/hyperlink" Target="https://pavlovia.org/freyawatkins/block_rotation" TargetMode="External"/><Relationship Id="rId31" Type="http://schemas.openxmlformats.org/officeDocument/2006/relationships/hyperlink" Target="https://doi.org/ti.106201.2014.a02" TargetMode="External"/><Relationship Id="rId44" Type="http://schemas.openxmlformats.org/officeDocument/2006/relationships/hyperlink" Target="https://doi.org/10.1016/j.cognition.2011.02.014" TargetMode="External"/><Relationship Id="rId52" Type="http://schemas.openxmlformats.org/officeDocument/2006/relationships/hyperlink" Target="https://doi.org/10.3758/BF03193312" TargetMode="External"/><Relationship Id="rId60" Type="http://schemas.openxmlformats.org/officeDocument/2006/relationships/hyperlink" Target="https://doi.org/10.3389/fpsyg.2018.01543" TargetMode="External"/><Relationship Id="rId65" Type="http://schemas.openxmlformats.org/officeDocument/2006/relationships/hyperlink" Target="https://doi.org/10.1075/intp.13.1.08mac" TargetMode="External"/><Relationship Id="rId73" Type="http://schemas.openxmlformats.org/officeDocument/2006/relationships/hyperlink" Target="https://doi.org/10.1016/j.actpsy.2019.102892" TargetMode="External"/><Relationship Id="rId78" Type="http://schemas.openxmlformats.org/officeDocument/2006/relationships/hyperlink" Target="http://pebl.sourceforge.net" TargetMode="External"/><Relationship Id="rId81" Type="http://schemas.openxmlformats.org/officeDocument/2006/relationships/hyperlink" Target="https://doi.org/10.1017/S1366728912000521" TargetMode="External"/><Relationship Id="rId86" Type="http://schemas.openxmlformats.org/officeDocument/2006/relationships/hyperlink" Target="https://doi.org/10.1089/109493101753376623" TargetMode="External"/><Relationship Id="rId94" Type="http://schemas.openxmlformats.org/officeDocument/2006/relationships/hyperlink" Target="https://doi.org/10.18061/dsq.v38i4.6111" TargetMode="External"/><Relationship Id="rId99" Type="http://schemas.openxmlformats.org/officeDocument/2006/relationships/hyperlink" Target="https://doi.org/10.1075/intp.13.1.05sha" TargetMode="External"/><Relationship Id="rId101" Type="http://schemas.openxmlformats.org/officeDocument/2006/relationships/hyperlink" Target="https://psycnet.apa.org/doi/10.1037/0096-1523.14.1.3" TargetMode="External"/><Relationship Id="rId122" Type="http://schemas.openxmlformats.org/officeDocument/2006/relationships/hyperlink" Target="https://cran.r-project.org/package=scales" TargetMode="External"/><Relationship Id="rId130" Type="http://schemas.openxmlformats.org/officeDocument/2006/relationships/header" Target="header2.xml"/><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avlovia.org/freyawatkins/block_rotation"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ted.com/talks/kristie_ebi_how_climate_change_could_make_our_food_less_nutritious" TargetMode="External"/><Relationship Id="rId109" Type="http://schemas.openxmlformats.org/officeDocument/2006/relationships/hyperlink" Target="https://doi.org/10.1177/1367006911403197" TargetMode="External"/><Relationship Id="rId34" Type="http://schemas.openxmlformats.org/officeDocument/2006/relationships/hyperlink" Target="https://doi.org/10.1177/1367006916681082" TargetMode="External"/><Relationship Id="rId50" Type="http://schemas.openxmlformats.org/officeDocument/2006/relationships/hyperlink" Target="http://dx.doi.org/10.1037/amp0000263" TargetMode="External"/><Relationship Id="rId55" Type="http://schemas.openxmlformats.org/officeDocument/2006/relationships/hyperlink" Target="https://doi.org/10.1093/deafed/enaa030" TargetMode="External"/><Relationship Id="rId76" Type="http://schemas.openxmlformats.org/officeDocument/2006/relationships/hyperlink" Target="https://www.oxfordscholarship.com/view/10.1093/acprof/9780195176940.001.0001/acprof-9780195176940-chapter-8" TargetMode="External"/><Relationship Id="rId97" Type="http://schemas.openxmlformats.org/officeDocument/2006/relationships/hyperlink" Target="https://doi.org/10.7202/009367ar" TargetMode="External"/><Relationship Id="rId104" Type="http://schemas.openxmlformats.org/officeDocument/2006/relationships/hyperlink" Target="https://doi.org/10.3389/fpsyg.2015.01590" TargetMode="External"/><Relationship Id="rId120" Type="http://schemas.openxmlformats.org/officeDocument/2006/relationships/hyperlink" Target="https://www.ros.hw.ac.uk/bitstream/handle/10399/3442/WebbSL_1117_soss.pdf" TargetMode="External"/><Relationship Id="rId125" Type="http://schemas.openxmlformats.org/officeDocument/2006/relationships/hyperlink" Target="https://doi.org/10.1017/S0272263116000322" TargetMode="External"/><Relationship Id="rId7" Type="http://schemas.openxmlformats.org/officeDocument/2006/relationships/endnotes" Target="endnotes.xml"/><Relationship Id="rId71" Type="http://schemas.openxmlformats.org/officeDocument/2006/relationships/hyperlink" Target="https://doi.org/10.1017/S0142716418000048" TargetMode="External"/><Relationship Id="rId92" Type="http://schemas.openxmlformats.org/officeDocument/2006/relationships/hyperlink" Target="https://www.r-project.org/" TargetMode="External"/><Relationship Id="rId2" Type="http://schemas.openxmlformats.org/officeDocument/2006/relationships/numbering" Target="numbering.xml"/><Relationship Id="rId29" Type="http://schemas.openxmlformats.org/officeDocument/2006/relationships/hyperlink" Target="https://doi.org/10.1075/ata.xiv.13bon" TargetMode="External"/><Relationship Id="rId24" Type="http://schemas.openxmlformats.org/officeDocument/2006/relationships/hyperlink" Target="https://doi.org/10.18637/jss.v067.i01" TargetMode="External"/><Relationship Id="rId40" Type="http://schemas.openxmlformats.org/officeDocument/2006/relationships/hyperlink" Target="https://doi.org/10.1016/s0010-0277(98)00054-7" TargetMode="External"/><Relationship Id="rId45" Type="http://schemas.openxmlformats.org/officeDocument/2006/relationships/hyperlink" Target="https://doi.org/10.1016/j.cognition.2011.02.014" TargetMode="External"/><Relationship Id="rId66" Type="http://schemas.openxmlformats.org/officeDocument/2006/relationships/hyperlink" Target="https://doi.org/10.1075/intp.13.1.08mac" TargetMode="External"/><Relationship Id="rId87" Type="http://schemas.openxmlformats.org/officeDocument/2006/relationships/hyperlink" Target="https://doi.org/10.1089/109493101753376623" TargetMode="External"/><Relationship Id="rId110" Type="http://schemas.openxmlformats.org/officeDocument/2006/relationships/hyperlink" Target="https://doi.org/10.1177/1367006911403197" TargetMode="External"/><Relationship Id="rId115" Type="http://schemas.openxmlformats.org/officeDocument/2006/relationships/hyperlink" Target="https://doi.org/10.1093/deafed/ens068" TargetMode="External"/><Relationship Id="rId131" Type="http://schemas.openxmlformats.org/officeDocument/2006/relationships/footer" Target="footer1.xml"/><Relationship Id="rId136" Type="http://schemas.microsoft.com/office/2011/relationships/people" Target="people.xml"/><Relationship Id="rId61" Type="http://schemas.openxmlformats.org/officeDocument/2006/relationships/hyperlink" Target="https://doi.org/10.3389/fpsyg.2018.01543" TargetMode="External"/><Relationship Id="rId82" Type="http://schemas.openxmlformats.org/officeDocument/2006/relationships/hyperlink" Target="http://doi.org/10.1177/0267658315576822" TargetMode="External"/><Relationship Id="rId19" Type="http://schemas.openxmlformats.org/officeDocument/2006/relationships/hyperlink" Target="https://osf.io/kjctg/?view_only=1a3c17ebdec34664bd37bae7914f07cd"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eb.archive.org/web/20220311152939/https://www.wlv.ac.uk/courses/ba-hons-interpreting-british-sign-languageenglish/" TargetMode="External"/><Relationship Id="rId1" Type="http://schemas.openxmlformats.org/officeDocument/2006/relationships/hyperlink" Target="https://web.archive.org/web/20220124142725/https://www.hw.ac.uk/uk/study/undergraduate/british-sign-language-interpreting-translating-and-applied-language.htm"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9UeWwh5eUQa3h+mvKrJM3PBKw==">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36</Pages>
  <Words>19655</Words>
  <Characters>112036</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Lucie Senn</dc:creator>
  <cp:lastModifiedBy>Freya Watkins (PhD Psychology Lab PT)</cp:lastModifiedBy>
  <cp:revision>5</cp:revision>
  <dcterms:created xsi:type="dcterms:W3CDTF">2022-01-13T10:29:00Z</dcterms:created>
  <dcterms:modified xsi:type="dcterms:W3CDTF">2022-07-12T12:22:00Z</dcterms:modified>
</cp:coreProperties>
</file>